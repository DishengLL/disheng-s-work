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F2C18" w14:textId="33A28004" w:rsidR="00185A2A" w:rsidRPr="00961231" w:rsidRDefault="00185A2A" w:rsidP="00961231">
      <w:pPr>
        <w:pStyle w:val="Heading1"/>
      </w:pPr>
      <w:r w:rsidRPr="00961231">
        <w:t>Data Retrieval Criteria</w:t>
      </w:r>
    </w:p>
    <w:p w14:paraId="6A432B4F" w14:textId="6230BBC1" w:rsidR="00185A2A" w:rsidRPr="00961231" w:rsidRDefault="00961231" w:rsidP="009612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 xml:space="preserve">Please remember to acknowledge the Clinical and Translational Science Institute (CTSI) in all publications that received services through R3. The CTSI provides the following citation for your convenience: </w:t>
      </w:r>
      <w:r w:rsidRPr="00961231">
        <w:rPr>
          <w:rFonts w:ascii="Times New Roman" w:hAnsi="Times New Roman" w:cs="Times New Roman"/>
          <w:b/>
          <w:bCs/>
          <w:sz w:val="24"/>
          <w:szCs w:val="24"/>
        </w:rPr>
        <w:t>The project described was supported by the National Institutes of Health through Grant Number UL1 TR001857</w:t>
      </w:r>
    </w:p>
    <w:p w14:paraId="029FCD75" w14:textId="4799BC06" w:rsidR="00961231" w:rsidRPr="00961231" w:rsidRDefault="00961231" w:rsidP="009612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9E4982" w14:textId="77777777" w:rsidR="00961231" w:rsidRPr="00961231" w:rsidRDefault="00961231" w:rsidP="00961231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>Start date for population definition: 1/1/2011</w:t>
      </w:r>
    </w:p>
    <w:p w14:paraId="3176FDF5" w14:textId="77777777" w:rsidR="00961231" w:rsidRPr="00961231" w:rsidRDefault="00961231" w:rsidP="00961231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>End date for population definition:  1/31/2021</w:t>
      </w:r>
    </w:p>
    <w:p w14:paraId="3CF9720D" w14:textId="77777777" w:rsidR="00961231" w:rsidRPr="00961231" w:rsidRDefault="00961231" w:rsidP="00961231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Minimum age of subjects at time of encounter: N/A </w:t>
      </w:r>
    </w:p>
    <w:p w14:paraId="48993297" w14:textId="77777777" w:rsidR="00961231" w:rsidRPr="00961231" w:rsidRDefault="00961231" w:rsidP="00961231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Maximum age of subjects at time of encounter: N/A </w:t>
      </w:r>
    </w:p>
    <w:p w14:paraId="3836AAD7" w14:textId="77777777" w:rsidR="00961231" w:rsidRPr="00961231" w:rsidRDefault="00961231" w:rsidP="00961231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>Encounters: ED</w:t>
      </w:r>
    </w:p>
    <w:p w14:paraId="2444C7BC" w14:textId="77777777" w:rsidR="00961231" w:rsidRPr="00961231" w:rsidRDefault="00961231" w:rsidP="00961231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en-US"/>
        </w:rPr>
      </w:pPr>
    </w:p>
    <w:p w14:paraId="7DAF31AA" w14:textId="77777777" w:rsidR="00961231" w:rsidRPr="00961231" w:rsidRDefault="00961231" w:rsidP="00961231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Any of the following Diagnoses:  </w:t>
      </w:r>
    </w:p>
    <w:p w14:paraId="451133B4" w14:textId="77777777" w:rsidR="00961231" w:rsidRPr="00961231" w:rsidRDefault="00961231" w:rsidP="00961231">
      <w:pPr>
        <w:numPr>
          <w:ilvl w:val="0"/>
          <w:numId w:val="9"/>
        </w:numPr>
        <w:spacing w:after="0" w:line="240" w:lineRule="auto"/>
        <w:contextualSpacing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Influenza </w:t>
      </w:r>
    </w:p>
    <w:p w14:paraId="3FF95E6D" w14:textId="77777777" w:rsidR="00961231" w:rsidRPr="00961231" w:rsidRDefault="00961231" w:rsidP="00961231">
      <w:pPr>
        <w:numPr>
          <w:ilvl w:val="1"/>
          <w:numId w:val="9"/>
        </w:numPr>
        <w:spacing w:after="0" w:line="240" w:lineRule="auto"/>
        <w:contextualSpacing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>ICD9 = ('487', '487.0', '487.1', '487.8')</w:t>
      </w:r>
    </w:p>
    <w:p w14:paraId="5CA853DD" w14:textId="77777777" w:rsidR="00961231" w:rsidRPr="00961231" w:rsidRDefault="00961231" w:rsidP="00961231">
      <w:pPr>
        <w:numPr>
          <w:ilvl w:val="1"/>
          <w:numId w:val="9"/>
        </w:numPr>
        <w:spacing w:after="0" w:line="240" w:lineRule="auto"/>
        <w:contextualSpacing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>ICD10 = ('J09', 'J09.X', 'J09.X1', 'J09.X2', 'J09.X3', 'J09.X9', 'J10', 'J10.0', 'J10.00', 'J10.01', 'J10.08', 'J10.1', 'J10.2', 'J10.8', 'J10.81', 'J10.82', 'J10.83', 'J10.89','J11', 'J11.0', 'J11.00', 'J11.08', 'J11.1', 'J11.2', 'J11.8', 'J11.81', 'J11.82', 'J11.83', 'J11.89')</w:t>
      </w:r>
    </w:p>
    <w:p w14:paraId="40A61E13" w14:textId="77777777" w:rsidR="00961231" w:rsidRPr="00961231" w:rsidRDefault="00961231" w:rsidP="00961231">
      <w:pPr>
        <w:numPr>
          <w:ilvl w:val="0"/>
          <w:numId w:val="9"/>
        </w:numPr>
        <w:spacing w:after="0" w:line="240" w:lineRule="auto"/>
        <w:contextualSpacing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>Parainfluenza</w:t>
      </w:r>
    </w:p>
    <w:p w14:paraId="3FDCA21C" w14:textId="77777777" w:rsidR="00961231" w:rsidRPr="00961231" w:rsidRDefault="00961231" w:rsidP="00961231">
      <w:pPr>
        <w:numPr>
          <w:ilvl w:val="1"/>
          <w:numId w:val="9"/>
        </w:numPr>
        <w:spacing w:after="0" w:line="240" w:lineRule="auto"/>
        <w:contextualSpacing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>ICD9 = 480.2</w:t>
      </w:r>
    </w:p>
    <w:p w14:paraId="0E43D288" w14:textId="77777777" w:rsidR="00961231" w:rsidRPr="00961231" w:rsidRDefault="00961231" w:rsidP="00961231">
      <w:pPr>
        <w:numPr>
          <w:ilvl w:val="1"/>
          <w:numId w:val="9"/>
        </w:numPr>
        <w:spacing w:after="0" w:line="240" w:lineRule="auto"/>
        <w:contextualSpacing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>ICD10 = J12.2</w:t>
      </w:r>
    </w:p>
    <w:p w14:paraId="5AF07463" w14:textId="77777777" w:rsidR="00961231" w:rsidRPr="00961231" w:rsidRDefault="00961231" w:rsidP="00961231">
      <w:pPr>
        <w:numPr>
          <w:ilvl w:val="0"/>
          <w:numId w:val="9"/>
        </w:numPr>
        <w:spacing w:after="0" w:line="240" w:lineRule="auto"/>
        <w:contextualSpacing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>RSV</w:t>
      </w:r>
    </w:p>
    <w:p w14:paraId="55ADD0A8" w14:textId="77777777" w:rsidR="00961231" w:rsidRPr="00961231" w:rsidRDefault="00961231" w:rsidP="00961231">
      <w:pPr>
        <w:numPr>
          <w:ilvl w:val="1"/>
          <w:numId w:val="9"/>
        </w:numPr>
        <w:spacing w:after="0" w:line="240" w:lineRule="auto"/>
        <w:contextualSpacing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>ICD9 = ('466.11', '079.6')</w:t>
      </w:r>
    </w:p>
    <w:p w14:paraId="082A9CF1" w14:textId="77777777" w:rsidR="00961231" w:rsidRPr="00961231" w:rsidRDefault="00961231" w:rsidP="00961231">
      <w:pPr>
        <w:numPr>
          <w:ilvl w:val="1"/>
          <w:numId w:val="9"/>
        </w:numPr>
        <w:spacing w:after="0" w:line="240" w:lineRule="auto"/>
        <w:contextualSpacing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>ICD10 = ('B97.4, J21.0')</w:t>
      </w:r>
    </w:p>
    <w:p w14:paraId="65D39035" w14:textId="77777777" w:rsidR="00961231" w:rsidRPr="00961231" w:rsidRDefault="00961231" w:rsidP="00961231">
      <w:pPr>
        <w:numPr>
          <w:ilvl w:val="0"/>
          <w:numId w:val="9"/>
        </w:numPr>
        <w:spacing w:after="0" w:line="240" w:lineRule="auto"/>
        <w:contextualSpacing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>hMPV</w:t>
      </w:r>
    </w:p>
    <w:p w14:paraId="0050261D" w14:textId="77777777" w:rsidR="00961231" w:rsidRPr="00961231" w:rsidRDefault="00961231" w:rsidP="00961231">
      <w:pPr>
        <w:numPr>
          <w:ilvl w:val="1"/>
          <w:numId w:val="9"/>
        </w:numPr>
        <w:spacing w:after="0" w:line="240" w:lineRule="auto"/>
        <w:contextualSpacing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>ICD10 = J12.3</w:t>
      </w:r>
    </w:p>
    <w:p w14:paraId="1DD2C662" w14:textId="77777777" w:rsidR="00961231" w:rsidRPr="00961231" w:rsidRDefault="00961231" w:rsidP="00961231">
      <w:pPr>
        <w:numPr>
          <w:ilvl w:val="0"/>
          <w:numId w:val="9"/>
        </w:numPr>
        <w:spacing w:after="0" w:line="240" w:lineRule="auto"/>
        <w:contextualSpacing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>COV19</w:t>
      </w:r>
    </w:p>
    <w:p w14:paraId="3A1158A6" w14:textId="77777777" w:rsidR="00961231" w:rsidRPr="00B60FBD" w:rsidRDefault="00961231" w:rsidP="00961231">
      <w:pPr>
        <w:numPr>
          <w:ilvl w:val="1"/>
          <w:numId w:val="9"/>
        </w:numPr>
        <w:spacing w:after="0" w:line="240" w:lineRule="auto"/>
        <w:contextualSpacing/>
        <w:rPr>
          <w:rFonts w:ascii="Times New Roman" w:eastAsia="SimSun" w:hAnsi="Times New Roman" w:cs="Times New Roman"/>
          <w:sz w:val="24"/>
          <w:szCs w:val="24"/>
          <w:highlight w:val="yellow"/>
          <w:lang w:val="pl-PL" w:eastAsia="en-US"/>
          <w:rPrChange w:id="0" w:author="Liu, Disheng" w:date="2022-04-01T14:12:00Z">
            <w:rPr>
              <w:rFonts w:ascii="Times New Roman" w:eastAsia="SimSun" w:hAnsi="Times New Roman" w:cs="Times New Roman"/>
              <w:sz w:val="24"/>
              <w:szCs w:val="24"/>
              <w:lang w:val="pl-PL" w:eastAsia="en-US"/>
            </w:rPr>
          </w:rPrChange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val="pl-PL" w:eastAsia="en-US"/>
        </w:rPr>
        <w:t>ICD10 = (</w:t>
      </w:r>
      <w:r w:rsidRPr="00B60FBD">
        <w:rPr>
          <w:rFonts w:ascii="Times New Roman" w:eastAsia="SimSun" w:hAnsi="Times New Roman" w:cs="Times New Roman"/>
          <w:sz w:val="24"/>
          <w:szCs w:val="24"/>
          <w:highlight w:val="yellow"/>
          <w:lang w:val="pl-PL" w:eastAsia="en-US"/>
          <w:rPrChange w:id="1" w:author="Liu, Disheng" w:date="2022-04-01T14:12:00Z">
            <w:rPr>
              <w:rFonts w:ascii="Times New Roman" w:eastAsia="SimSun" w:hAnsi="Times New Roman" w:cs="Times New Roman"/>
              <w:sz w:val="24"/>
              <w:szCs w:val="24"/>
              <w:lang w:val="pl-PL" w:eastAsia="en-US"/>
            </w:rPr>
          </w:rPrChange>
        </w:rPr>
        <w:t>'U07.1', 'Z11.52', 'Z20.822', 'J12.82')</w:t>
      </w:r>
    </w:p>
    <w:p w14:paraId="46829F43" w14:textId="77777777" w:rsidR="00961231" w:rsidRPr="00961231" w:rsidRDefault="00961231" w:rsidP="00961231">
      <w:pPr>
        <w:spacing w:after="0" w:line="240" w:lineRule="auto"/>
        <w:ind w:firstLine="720"/>
        <w:rPr>
          <w:rFonts w:ascii="Times New Roman" w:eastAsia="SimSun" w:hAnsi="Times New Roman" w:cs="Times New Roman"/>
          <w:sz w:val="24"/>
          <w:szCs w:val="24"/>
          <w:lang w:val="pl-PL" w:eastAsia="en-US"/>
        </w:rPr>
      </w:pPr>
    </w:p>
    <w:p w14:paraId="1C24A7B5" w14:textId="77777777" w:rsidR="00961231" w:rsidRPr="00961231" w:rsidRDefault="00961231" w:rsidP="00961231">
      <w:pPr>
        <w:spacing w:after="0" w:line="240" w:lineRule="auto"/>
        <w:rPr>
          <w:rFonts w:ascii="Times New Roman" w:eastAsia="SimSun" w:hAnsi="Times New Roman" w:cs="Times New Roman"/>
          <w:b/>
          <w:bCs/>
          <w:sz w:val="24"/>
          <w:szCs w:val="24"/>
          <w:lang w:val="pl-PL" w:eastAsia="en-US"/>
        </w:rPr>
      </w:pPr>
      <w:r w:rsidRPr="00961231">
        <w:rPr>
          <w:rFonts w:ascii="Times New Roman" w:eastAsia="SimSun" w:hAnsi="Times New Roman" w:cs="Times New Roman"/>
          <w:b/>
          <w:bCs/>
          <w:sz w:val="24"/>
          <w:szCs w:val="24"/>
          <w:lang w:val="pl-PL" w:eastAsia="en-US"/>
        </w:rPr>
        <w:t>OR</w:t>
      </w:r>
    </w:p>
    <w:p w14:paraId="4542807A" w14:textId="77777777" w:rsidR="00961231" w:rsidRPr="00961231" w:rsidRDefault="00961231" w:rsidP="00961231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pl-PL" w:eastAsia="en-US"/>
        </w:rPr>
      </w:pPr>
    </w:p>
    <w:p w14:paraId="2347AB3A" w14:textId="77777777" w:rsidR="00961231" w:rsidRPr="00961231" w:rsidRDefault="00961231" w:rsidP="00961231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pl-PL" w:eastAsia="en-US"/>
        </w:rPr>
      </w:pPr>
      <w:proofErr w:type="spellStart"/>
      <w:r w:rsidRPr="00B60FBD">
        <w:rPr>
          <w:rFonts w:ascii="Times New Roman" w:eastAsia="SimSun" w:hAnsi="Times New Roman" w:cs="Times New Roman"/>
          <w:b/>
          <w:bCs/>
          <w:sz w:val="24"/>
          <w:szCs w:val="24"/>
          <w:u w:val="single"/>
          <w:lang w:val="pl-PL" w:eastAsia="en-US"/>
          <w:rPrChange w:id="2" w:author="Liu, Disheng" w:date="2022-04-01T14:13:00Z">
            <w:rPr>
              <w:rFonts w:ascii="Times New Roman" w:eastAsia="SimSun" w:hAnsi="Times New Roman" w:cs="Times New Roman"/>
              <w:sz w:val="24"/>
              <w:szCs w:val="24"/>
              <w:lang w:val="pl-PL" w:eastAsia="en-US"/>
            </w:rPr>
          </w:rPrChange>
        </w:rPr>
        <w:t>Labs</w:t>
      </w:r>
      <w:proofErr w:type="spellEnd"/>
      <w:r w:rsidRPr="00B60FBD">
        <w:rPr>
          <w:rFonts w:ascii="Times New Roman" w:eastAsia="SimSun" w:hAnsi="Times New Roman" w:cs="Times New Roman"/>
          <w:b/>
          <w:bCs/>
          <w:sz w:val="24"/>
          <w:szCs w:val="24"/>
          <w:u w:val="single"/>
          <w:lang w:val="pl-PL" w:eastAsia="en-US"/>
          <w:rPrChange w:id="3" w:author="Liu, Disheng" w:date="2022-04-01T14:13:00Z">
            <w:rPr>
              <w:rFonts w:ascii="Times New Roman" w:eastAsia="SimSun" w:hAnsi="Times New Roman" w:cs="Times New Roman"/>
              <w:sz w:val="24"/>
              <w:szCs w:val="24"/>
              <w:lang w:val="pl-PL" w:eastAsia="en-US"/>
            </w:rPr>
          </w:rPrChange>
        </w:rPr>
        <w:t xml:space="preserve"> </w:t>
      </w:r>
      <w:proofErr w:type="spellStart"/>
      <w:r w:rsidRPr="00B60FBD">
        <w:rPr>
          <w:rFonts w:ascii="Times New Roman" w:eastAsia="SimSun" w:hAnsi="Times New Roman" w:cs="Times New Roman"/>
          <w:b/>
          <w:bCs/>
          <w:sz w:val="24"/>
          <w:szCs w:val="24"/>
          <w:u w:val="single"/>
          <w:lang w:val="pl-PL" w:eastAsia="en-US"/>
          <w:rPrChange w:id="4" w:author="Liu, Disheng" w:date="2022-04-01T14:13:00Z">
            <w:rPr>
              <w:rFonts w:ascii="Times New Roman" w:eastAsia="SimSun" w:hAnsi="Times New Roman" w:cs="Times New Roman"/>
              <w:sz w:val="24"/>
              <w:szCs w:val="24"/>
              <w:lang w:val="pl-PL" w:eastAsia="en-US"/>
            </w:rPr>
          </w:rPrChange>
        </w:rPr>
        <w:t>performed</w:t>
      </w:r>
      <w:proofErr w:type="spellEnd"/>
      <w:r w:rsidRPr="00B60FBD">
        <w:rPr>
          <w:rFonts w:ascii="Times New Roman" w:eastAsia="SimSun" w:hAnsi="Times New Roman" w:cs="Times New Roman"/>
          <w:b/>
          <w:bCs/>
          <w:sz w:val="24"/>
          <w:szCs w:val="24"/>
          <w:u w:val="single"/>
          <w:lang w:val="pl-PL" w:eastAsia="en-US"/>
          <w:rPrChange w:id="5" w:author="Liu, Disheng" w:date="2022-04-01T14:13:00Z">
            <w:rPr>
              <w:rFonts w:ascii="Times New Roman" w:eastAsia="SimSun" w:hAnsi="Times New Roman" w:cs="Times New Roman"/>
              <w:sz w:val="24"/>
              <w:szCs w:val="24"/>
              <w:lang w:val="pl-PL" w:eastAsia="en-US"/>
            </w:rPr>
          </w:rPrChange>
        </w:rPr>
        <w:t xml:space="preserve"> on same </w:t>
      </w:r>
      <w:proofErr w:type="spellStart"/>
      <w:r w:rsidRPr="00B60FBD">
        <w:rPr>
          <w:rFonts w:ascii="Times New Roman" w:eastAsia="SimSun" w:hAnsi="Times New Roman" w:cs="Times New Roman"/>
          <w:b/>
          <w:bCs/>
          <w:sz w:val="24"/>
          <w:szCs w:val="24"/>
          <w:u w:val="single"/>
          <w:lang w:val="pl-PL" w:eastAsia="en-US"/>
          <w:rPrChange w:id="6" w:author="Liu, Disheng" w:date="2022-04-01T14:13:00Z">
            <w:rPr>
              <w:rFonts w:ascii="Times New Roman" w:eastAsia="SimSun" w:hAnsi="Times New Roman" w:cs="Times New Roman"/>
              <w:sz w:val="24"/>
              <w:szCs w:val="24"/>
              <w:lang w:val="pl-PL" w:eastAsia="en-US"/>
            </w:rPr>
          </w:rPrChange>
        </w:rPr>
        <w:t>date</w:t>
      </w:r>
      <w:proofErr w:type="spellEnd"/>
      <w:r w:rsidRPr="00B60FBD">
        <w:rPr>
          <w:rFonts w:ascii="Times New Roman" w:eastAsia="SimSun" w:hAnsi="Times New Roman" w:cs="Times New Roman"/>
          <w:b/>
          <w:bCs/>
          <w:sz w:val="24"/>
          <w:szCs w:val="24"/>
          <w:u w:val="single"/>
          <w:lang w:val="pl-PL" w:eastAsia="en-US"/>
          <w:rPrChange w:id="7" w:author="Liu, Disheng" w:date="2022-04-01T14:13:00Z">
            <w:rPr>
              <w:rFonts w:ascii="Times New Roman" w:eastAsia="SimSun" w:hAnsi="Times New Roman" w:cs="Times New Roman"/>
              <w:sz w:val="24"/>
              <w:szCs w:val="24"/>
              <w:lang w:val="pl-PL" w:eastAsia="en-US"/>
            </w:rPr>
          </w:rPrChange>
        </w:rPr>
        <w:t xml:space="preserve"> as ED </w:t>
      </w:r>
      <w:proofErr w:type="spellStart"/>
      <w:r w:rsidRPr="00B60FBD">
        <w:rPr>
          <w:rFonts w:ascii="Times New Roman" w:eastAsia="SimSun" w:hAnsi="Times New Roman" w:cs="Times New Roman"/>
          <w:b/>
          <w:bCs/>
          <w:sz w:val="24"/>
          <w:szCs w:val="24"/>
          <w:u w:val="single"/>
          <w:lang w:val="pl-PL" w:eastAsia="en-US"/>
          <w:rPrChange w:id="8" w:author="Liu, Disheng" w:date="2022-04-01T14:13:00Z">
            <w:rPr>
              <w:rFonts w:ascii="Times New Roman" w:eastAsia="SimSun" w:hAnsi="Times New Roman" w:cs="Times New Roman"/>
              <w:sz w:val="24"/>
              <w:szCs w:val="24"/>
              <w:lang w:val="pl-PL" w:eastAsia="en-US"/>
            </w:rPr>
          </w:rPrChange>
        </w:rPr>
        <w:t>visit</w:t>
      </w:r>
      <w:proofErr w:type="spellEnd"/>
      <w:r w:rsidRPr="00B60FBD">
        <w:rPr>
          <w:rFonts w:ascii="Times New Roman" w:eastAsia="SimSun" w:hAnsi="Times New Roman" w:cs="Times New Roman"/>
          <w:b/>
          <w:bCs/>
          <w:sz w:val="24"/>
          <w:szCs w:val="24"/>
          <w:u w:val="single"/>
          <w:lang w:val="pl-PL" w:eastAsia="en-US"/>
          <w:rPrChange w:id="9" w:author="Liu, Disheng" w:date="2022-04-01T14:13:00Z">
            <w:rPr>
              <w:rFonts w:ascii="Times New Roman" w:eastAsia="SimSun" w:hAnsi="Times New Roman" w:cs="Times New Roman"/>
              <w:sz w:val="24"/>
              <w:szCs w:val="24"/>
              <w:lang w:val="pl-PL" w:eastAsia="en-US"/>
            </w:rPr>
          </w:rPrChange>
        </w:rPr>
        <w:t>:</w:t>
      </w:r>
      <w:r w:rsidRPr="00961231">
        <w:rPr>
          <w:rFonts w:ascii="Times New Roman" w:eastAsia="SimSun" w:hAnsi="Times New Roman" w:cs="Times New Roman"/>
          <w:sz w:val="24"/>
          <w:szCs w:val="24"/>
          <w:lang w:val="pl-PL" w:eastAsia="en-US"/>
        </w:rPr>
        <w:t xml:space="preserve"> COMPONENT_ID = ('12682', '13392', '13393', '14893', '16921', '6175', 'METAPN', '10131', '10132', '10448', '10566', '10719', '10720', '10721', '10722', '10931', '11081', '11082', '11083', '12883', '1326', '1327', '13395', '13396', '13399', '13400', '13402', '13403', '1354', '1355', '14361', '14362', '1438', '1517', '15696', '15697', '15893', '16345', '16453', '16599', '16609', '19691', '19711', '3820', '3821', '4094', '4095', '4096', '4108', '4109', '4937', '4938', '6803', '6804', '7419', '7420', '7947', '7948', '7957', '7958', '9435', '9436', '9437', '9552', '9553', '9563', '9626', '9627', 'CIAQ', 'CIBQ', 'FLBAGQ', 'FLUAQ', 'FLUAVQ', 'FLUBVQ', 'FLUCAQ', 'FLUCBQ', 'IAQ', 'IARPQ', 'IBQ', 'IBRPQ', 'INAA', 'INBA', 'INFA', 'INFAH1', 'INFAH3', 'INFB', 'INFH1Q', 'INFLUA', 'INFLUB', 'INRNAQ', 'ITAC', 'ITBC', 'SOR17Q', '14320', '17704', '20048', '3600', '3601', '3602', '7949', '7950', '7951', 'PAIF1Q', 'PAIF2Q', 'PAIF3Q', 'PARIN1', 'PARIN2', 'PARIN3', '10635', '12541', '12542', '13046', '13253', '13298', '13393', '13394', '13397', '13437', '13444', '13556', '14369', '17236', '17237', '17238', </w:t>
      </w:r>
      <w:r w:rsidRPr="00961231">
        <w:rPr>
          <w:rFonts w:ascii="Times New Roman" w:eastAsia="SimSun" w:hAnsi="Times New Roman" w:cs="Times New Roman"/>
          <w:sz w:val="24"/>
          <w:szCs w:val="24"/>
          <w:lang w:val="pl-PL" w:eastAsia="en-US"/>
        </w:rPr>
        <w:lastRenderedPageBreak/>
        <w:t xml:space="preserve">'19697', '19752', '7254', '7255', '7262', '7656', '7946', '9229', '9340', '9960', 'ROTA1Q', 'RSPCRQ', 'RSV15', 'RSV224', 'RSVABQ', 'RSVRA', 'RSVRB', '13051', '17235', '17236', '17237', '17238', '14515', 'FLUBQ', 'FLUBVQ', 'INFLUACONFIRM', </w:t>
      </w:r>
      <w:commentRangeStart w:id="10"/>
      <w:r w:rsidRPr="00961231">
        <w:rPr>
          <w:rFonts w:ascii="Times New Roman" w:eastAsia="SimSun" w:hAnsi="Times New Roman" w:cs="Times New Roman"/>
          <w:sz w:val="24"/>
          <w:szCs w:val="24"/>
          <w:lang w:val="pl-PL" w:eastAsia="en-US"/>
        </w:rPr>
        <w:t>'20126','202303','20240','20241','20242','20243','20244','20245','20264','20274','20275','20276','20277','20278','20279','20280','20283','20285','20286','20287','20288','20289','20290','20291','20292','20293','20298','20300','20301','20303','20308','20346','20347','20364','20365','20369','20379','20380','20381','20389','20390','20391','20392','20460','20463','20464','20465','20466','20469','20640','20647','20652','20655','20670'</w:t>
      </w:r>
      <w:commentRangeEnd w:id="10"/>
      <w:r w:rsidR="00065B67">
        <w:rPr>
          <w:rStyle w:val="CommentReference"/>
        </w:rPr>
        <w:commentReference w:id="10"/>
      </w:r>
      <w:r w:rsidRPr="00961231">
        <w:rPr>
          <w:rFonts w:ascii="Times New Roman" w:eastAsia="SimSun" w:hAnsi="Times New Roman" w:cs="Times New Roman"/>
          <w:sz w:val="24"/>
          <w:szCs w:val="24"/>
          <w:lang w:val="pl-PL" w:eastAsia="en-US"/>
        </w:rPr>
        <w:t>)</w:t>
      </w:r>
    </w:p>
    <w:p w14:paraId="0F80A0EC" w14:textId="77777777" w:rsidR="00961231" w:rsidRPr="00961231" w:rsidRDefault="00961231" w:rsidP="00961231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pl-PL" w:eastAsia="en-US"/>
        </w:rPr>
      </w:pPr>
    </w:p>
    <w:p w14:paraId="54AA30D6" w14:textId="77777777" w:rsidR="00961231" w:rsidRPr="00961231" w:rsidRDefault="00961231" w:rsidP="00961231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961231">
        <w:rPr>
          <w:rFonts w:ascii="Times New Roman" w:eastAsia="SimSun" w:hAnsi="Times New Roman" w:cs="Times New Roman"/>
          <w:sz w:val="24"/>
          <w:szCs w:val="24"/>
          <w:lang w:eastAsia="en-US"/>
        </w:rPr>
        <w:t>Deceased: Included</w:t>
      </w:r>
    </w:p>
    <w:p w14:paraId="6FCF06B3" w14:textId="4F6C2EC4" w:rsidR="00961231" w:rsidRPr="00961231" w:rsidRDefault="00961231" w:rsidP="009612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DEB671" w14:textId="4E28C155" w:rsidR="00185A2A" w:rsidRPr="00961231" w:rsidRDefault="008F7C45" w:rsidP="00961231">
      <w:pPr>
        <w:pStyle w:val="Heading1"/>
      </w:pPr>
      <w:r w:rsidRPr="00961231">
        <w:t>Research Datasets</w:t>
      </w:r>
    </w:p>
    <w:p w14:paraId="51A01409" w14:textId="77777777" w:rsidR="008F7C45" w:rsidRPr="00961231" w:rsidRDefault="008F7C45" w:rsidP="008F7C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R3_1971_YE_ENCOUNTER_NOTES_2021_03_01.zip</w:t>
      </w:r>
    </w:p>
    <w:p w14:paraId="08DFEB4B" w14:textId="77777777" w:rsidR="00C705B3" w:rsidRPr="00C705B3" w:rsidRDefault="00C705B3" w:rsidP="00C705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65B67">
        <w:t>R3_1971_YE_DEMOGRAPHICS_2021_03_01</w:t>
      </w:r>
    </w:p>
    <w:p w14:paraId="143E17EF" w14:textId="77777777" w:rsidR="00C705B3" w:rsidRPr="00C705B3" w:rsidRDefault="00C705B3" w:rsidP="00C705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65B67">
        <w:rPr>
          <w:rFonts w:eastAsia="SimSun" w:cs="Times New Roman"/>
          <w:lang w:eastAsia="en-US"/>
        </w:rPr>
        <w:t>R3_1971_YE_ENCOUNTERS_2021_03_01</w:t>
      </w:r>
    </w:p>
    <w:p w14:paraId="3D8B0882" w14:textId="77777777" w:rsidR="00C705B3" w:rsidRPr="00C705B3" w:rsidRDefault="00C705B3" w:rsidP="00C705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65B67">
        <w:rPr>
          <w:rFonts w:eastAsia="SimSun" w:cs="Times New Roman"/>
          <w:lang w:eastAsia="en-US"/>
        </w:rPr>
        <w:t>R3_1971_YE_DIAGNOSES_2021_03_01</w:t>
      </w:r>
    </w:p>
    <w:p w14:paraId="6BE317A5" w14:textId="77777777" w:rsidR="00C705B3" w:rsidRPr="00C705B3" w:rsidRDefault="00C705B3" w:rsidP="00C705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65B67">
        <w:rPr>
          <w:rFonts w:eastAsia="SimSun" w:cs="Times New Roman"/>
          <w:lang w:eastAsia="en-US"/>
        </w:rPr>
        <w:t>R3_1971_YE_PROBLEM_LIST_2021_03_01</w:t>
      </w:r>
    </w:p>
    <w:p w14:paraId="774BC1F5" w14:textId="77777777" w:rsidR="00C705B3" w:rsidRPr="00C705B3" w:rsidRDefault="00C705B3" w:rsidP="00C705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65B67">
        <w:rPr>
          <w:rFonts w:eastAsia="SimSun" w:cs="Times New Roman"/>
          <w:lang w:eastAsia="en-US"/>
        </w:rPr>
        <w:t>R3_1971_YE_LAB_RESULTS_2021_03_01</w:t>
      </w:r>
    </w:p>
    <w:p w14:paraId="76BC217B" w14:textId="1FF78F93" w:rsidR="00185A2A" w:rsidRPr="00961231" w:rsidRDefault="00185A2A" w:rsidP="00C705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R3_1971_YE_ED_DATES_2021_03_01</w:t>
      </w:r>
    </w:p>
    <w:p w14:paraId="217447DE" w14:textId="77777777" w:rsidR="008F7C45" w:rsidRPr="00961231" w:rsidRDefault="008F7C45" w:rsidP="00C705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R3_1971_YE_PROCEDURES_2021_03_01</w:t>
      </w:r>
    </w:p>
    <w:p w14:paraId="64D844D5" w14:textId="263384A4" w:rsidR="008F7C45" w:rsidRPr="00961231" w:rsidRDefault="008F7C45" w:rsidP="00C705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R3_1971_YE_PROCEDURE_NOTES_2021_03_01</w:t>
      </w:r>
    </w:p>
    <w:p w14:paraId="21A8B5EA" w14:textId="77777777" w:rsidR="00185A2A" w:rsidRPr="00961231" w:rsidRDefault="00185A2A" w:rsidP="00C705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R3_1971_YE_ENCOUNTER_NOTES_2021_03_01</w:t>
      </w:r>
    </w:p>
    <w:p w14:paraId="5F5D0ED0" w14:textId="6983BF39" w:rsidR="008F7C45" w:rsidRPr="00961231" w:rsidRDefault="008F7C45" w:rsidP="008F7C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R3_1971_YE_NOTES_JANUARY_2021_03_05.zip</w:t>
      </w:r>
    </w:p>
    <w:p w14:paraId="08C0C29D" w14:textId="77777777" w:rsidR="00A103B7" w:rsidRDefault="00A103B7" w:rsidP="00A103B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316AA">
        <w:rPr>
          <w:rFonts w:ascii="Times New Roman" w:hAnsi="Times New Roman" w:cs="Times New Roman"/>
          <w:sz w:val="24"/>
          <w:szCs w:val="24"/>
        </w:rPr>
        <w:t>R3_1971_YE_ENCOUNTER_NOTES_2021_03_05</w:t>
      </w:r>
    </w:p>
    <w:p w14:paraId="65F6A8AC" w14:textId="77777777" w:rsidR="00A103B7" w:rsidRPr="00961231" w:rsidRDefault="00A103B7" w:rsidP="00A103B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316AA">
        <w:rPr>
          <w:rFonts w:ascii="Times New Roman" w:hAnsi="Times New Roman" w:cs="Times New Roman"/>
          <w:sz w:val="24"/>
          <w:szCs w:val="24"/>
        </w:rPr>
        <w:t>R3_1971_YE_PROCEDURE_NOTES_2021_03_05</w:t>
      </w:r>
    </w:p>
    <w:p w14:paraId="4AC2A9D9" w14:textId="77777777" w:rsidR="008F7C45" w:rsidRPr="00961231" w:rsidRDefault="008F7C45">
      <w:pPr>
        <w:rPr>
          <w:rFonts w:ascii="Times New Roman" w:hAnsi="Times New Roman" w:cs="Times New Roman"/>
          <w:sz w:val="24"/>
          <w:szCs w:val="24"/>
        </w:rPr>
      </w:pPr>
    </w:p>
    <w:p w14:paraId="16ADC39B" w14:textId="533B6D7F" w:rsidR="00065B67" w:rsidRDefault="00065B67" w:rsidP="00065B67">
      <w:pPr>
        <w:keepNext/>
        <w:keepLines/>
        <w:spacing w:before="40" w:after="0" w:line="240" w:lineRule="auto"/>
        <w:outlineLvl w:val="3"/>
        <w:rPr>
          <w:rFonts w:asciiTheme="majorHAnsi" w:eastAsiaTheme="majorEastAsia" w:hAnsiTheme="majorHAnsi" w:cs="Times New Roman"/>
          <w:i/>
          <w:iCs/>
          <w:color w:val="2F5496" w:themeColor="accent1" w:themeShade="BF"/>
          <w:lang w:eastAsia="en-US"/>
        </w:rPr>
      </w:pPr>
      <w:r w:rsidRPr="00065B67">
        <w:rPr>
          <w:rFonts w:asciiTheme="majorHAnsi" w:eastAsiaTheme="majorEastAsia" w:hAnsiTheme="majorHAnsi" w:cs="Times New Roman"/>
          <w:i/>
          <w:iCs/>
          <w:color w:val="2F5496" w:themeColor="accent1" w:themeShade="BF"/>
          <w:lang w:eastAsia="en-US"/>
        </w:rPr>
        <w:t>Table 1: Patient Demographics</w:t>
      </w:r>
    </w:p>
    <w:p w14:paraId="78480878" w14:textId="77777777" w:rsidR="00065B67" w:rsidRPr="00065B67" w:rsidRDefault="00065B67" w:rsidP="001F60F1">
      <w:pPr>
        <w:spacing w:after="0"/>
      </w:pPr>
      <w:r w:rsidRPr="00065B67">
        <w:rPr>
          <w:rFonts w:eastAsia="SimSun"/>
          <w:lang w:eastAsia="en-US"/>
        </w:rPr>
        <w:t xml:space="preserve">File Name: </w:t>
      </w:r>
      <w:r w:rsidRPr="00065B67">
        <w:t>R3_1971_YE_DEMOGRAPHICS_2021_03_01</w:t>
      </w:r>
    </w:p>
    <w:p w14:paraId="690233F4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r w:rsidRPr="00065B67">
        <w:rPr>
          <w:rFonts w:eastAsia="SimSun" w:cs="Times New Roman"/>
          <w:lang w:eastAsia="en-US"/>
        </w:rPr>
        <w:t>Columns (one row per patient):</w:t>
      </w:r>
    </w:p>
    <w:p w14:paraId="14900065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Patient_Study_ID</w:t>
      </w:r>
      <w:proofErr w:type="spellEnd"/>
    </w:p>
    <w:p w14:paraId="736BD39E" w14:textId="77777777" w:rsidR="00065B67" w:rsidRPr="00065B67" w:rsidRDefault="00065B67" w:rsidP="00065B67">
      <w:pPr>
        <w:spacing w:after="0" w:line="240" w:lineRule="auto"/>
        <w:rPr>
          <w:rFonts w:eastAsia="SimSun" w:cs="Times New Roman"/>
        </w:rPr>
      </w:pPr>
      <w:r w:rsidRPr="00065B67">
        <w:rPr>
          <w:rFonts w:eastAsia="SimSun" w:cs="Times New Roman"/>
          <w:lang w:eastAsia="en-US"/>
        </w:rPr>
        <w:t>A</w:t>
      </w:r>
      <w:r w:rsidRPr="00065B67">
        <w:rPr>
          <w:rFonts w:eastAsia="SimSun" w:cs="Times New Roman"/>
        </w:rPr>
        <w:t>ge at admission</w:t>
      </w:r>
    </w:p>
    <w:p w14:paraId="0AA245B2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r w:rsidRPr="00065B67">
        <w:rPr>
          <w:rFonts w:eastAsia="SimSun" w:cs="Times New Roman"/>
        </w:rPr>
        <w:t>Gender</w:t>
      </w:r>
    </w:p>
    <w:p w14:paraId="0E58635B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Death_Date</w:t>
      </w:r>
      <w:proofErr w:type="spellEnd"/>
    </w:p>
    <w:p w14:paraId="6FE85B8B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r w:rsidRPr="00065B67">
        <w:rPr>
          <w:rFonts w:eastAsia="SimSun" w:cs="Times New Roman"/>
          <w:lang w:eastAsia="en-US"/>
        </w:rPr>
        <w:t>Zip Code (3 digit)</w:t>
      </w:r>
    </w:p>
    <w:p w14:paraId="400CDA42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</w:p>
    <w:p w14:paraId="481DEC12" w14:textId="77777777" w:rsidR="00065B67" w:rsidRPr="00065B67" w:rsidRDefault="00065B67" w:rsidP="00065B67">
      <w:pPr>
        <w:keepNext/>
        <w:keepLines/>
        <w:spacing w:before="40" w:after="0" w:line="240" w:lineRule="auto"/>
        <w:outlineLvl w:val="3"/>
        <w:rPr>
          <w:rFonts w:asciiTheme="majorHAnsi" w:eastAsiaTheme="majorEastAsia" w:hAnsiTheme="majorHAnsi" w:cs="Times New Roman"/>
          <w:i/>
          <w:iCs/>
          <w:color w:val="2F5496" w:themeColor="accent1" w:themeShade="BF"/>
          <w:lang w:eastAsia="en-US"/>
        </w:rPr>
      </w:pPr>
      <w:r w:rsidRPr="00065B67">
        <w:rPr>
          <w:rFonts w:asciiTheme="majorHAnsi" w:eastAsiaTheme="majorEastAsia" w:hAnsiTheme="majorHAnsi" w:cs="Times New Roman"/>
          <w:i/>
          <w:iCs/>
          <w:color w:val="2F5496" w:themeColor="accent1" w:themeShade="BF"/>
          <w:lang w:eastAsia="en-US"/>
        </w:rPr>
        <w:t xml:space="preserve">Table 2: Encounters </w:t>
      </w:r>
      <w:r w:rsidRPr="00065B67">
        <w:rPr>
          <w:rFonts w:asciiTheme="majorHAnsi" w:eastAsiaTheme="majorEastAsia" w:hAnsiTheme="majorHAnsi" w:cs="Times New Roman"/>
          <w:i/>
          <w:iCs/>
          <w:color w:val="2F5496" w:themeColor="accent1" w:themeShade="BF"/>
          <w:highlight w:val="yellow"/>
          <w:lang w:eastAsia="en-US"/>
        </w:rPr>
        <w:t>(all encounters for seven (7) days following the initial ED encounter)</w:t>
      </w:r>
    </w:p>
    <w:p w14:paraId="0942CB63" w14:textId="0CEB8BFE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r w:rsidRPr="00065B67">
        <w:rPr>
          <w:rFonts w:eastAsia="SimSun" w:cs="Times New Roman"/>
          <w:lang w:eastAsia="en-US"/>
        </w:rPr>
        <w:t>File Name: R3_1971_YE_ENCOUNTERS_2021_03_01</w:t>
      </w:r>
    </w:p>
    <w:p w14:paraId="3EF63D10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r w:rsidRPr="00065B67">
        <w:rPr>
          <w:rFonts w:eastAsia="SimSun" w:cs="Times New Roman"/>
          <w:lang w:eastAsia="en-US"/>
        </w:rPr>
        <w:t>Columns (one row per encounter):</w:t>
      </w:r>
    </w:p>
    <w:p w14:paraId="07917671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Patient_Study_ID</w:t>
      </w:r>
      <w:proofErr w:type="spellEnd"/>
    </w:p>
    <w:p w14:paraId="7279888B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Visit_Start_Date</w:t>
      </w:r>
      <w:proofErr w:type="spellEnd"/>
      <w:r w:rsidRPr="00065B67">
        <w:rPr>
          <w:rFonts w:eastAsia="SimSun" w:cs="Times New Roman"/>
          <w:lang w:eastAsia="en-US"/>
        </w:rPr>
        <w:t xml:space="preserve"> (date only)</w:t>
      </w:r>
    </w:p>
    <w:p w14:paraId="3B781EE1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Visit_End_Date</w:t>
      </w:r>
      <w:proofErr w:type="spellEnd"/>
      <w:r w:rsidRPr="00065B67">
        <w:rPr>
          <w:rFonts w:eastAsia="SimSun" w:cs="Times New Roman"/>
          <w:lang w:eastAsia="en-US"/>
        </w:rPr>
        <w:t xml:space="preserve"> (date only)</w:t>
      </w:r>
    </w:p>
    <w:p w14:paraId="0A456440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Enc_Type</w:t>
      </w:r>
      <w:proofErr w:type="spellEnd"/>
    </w:p>
    <w:p w14:paraId="23239BCE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r w:rsidRPr="00065B67">
        <w:rPr>
          <w:rFonts w:eastAsia="SimSun" w:cs="Times New Roman"/>
          <w:lang w:eastAsia="en-US"/>
        </w:rPr>
        <w:lastRenderedPageBreak/>
        <w:t>Location</w:t>
      </w:r>
    </w:p>
    <w:p w14:paraId="281CFC4A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Appointment_Status</w:t>
      </w:r>
      <w:proofErr w:type="spellEnd"/>
    </w:p>
    <w:p w14:paraId="7B075D2C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Admit_Source</w:t>
      </w:r>
      <w:proofErr w:type="spellEnd"/>
    </w:p>
    <w:p w14:paraId="648E6D53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Hospital_Service</w:t>
      </w:r>
      <w:proofErr w:type="spellEnd"/>
    </w:p>
    <w:p w14:paraId="4704EB3C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Patient_Type</w:t>
      </w:r>
      <w:proofErr w:type="spellEnd"/>
    </w:p>
    <w:p w14:paraId="22C12DB9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Patient_Class</w:t>
      </w:r>
      <w:proofErr w:type="spellEnd"/>
    </w:p>
    <w:p w14:paraId="6803CC46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Chief_Complaint</w:t>
      </w:r>
      <w:proofErr w:type="spellEnd"/>
    </w:p>
    <w:p w14:paraId="74C090DD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Chief_Complaint_Onset_Date</w:t>
      </w:r>
      <w:proofErr w:type="spellEnd"/>
    </w:p>
    <w:p w14:paraId="1A825CA8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</w:p>
    <w:p w14:paraId="162961F0" w14:textId="77777777" w:rsidR="00065B67" w:rsidRPr="00065B67" w:rsidRDefault="00065B67" w:rsidP="00065B67">
      <w:pPr>
        <w:keepNext/>
        <w:keepLines/>
        <w:spacing w:before="40" w:after="0" w:line="240" w:lineRule="auto"/>
        <w:outlineLvl w:val="3"/>
        <w:rPr>
          <w:rFonts w:asciiTheme="majorHAnsi" w:eastAsiaTheme="majorEastAsia" w:hAnsiTheme="majorHAnsi" w:cs="Times New Roman"/>
          <w:i/>
          <w:iCs/>
          <w:color w:val="2F5496" w:themeColor="accent1" w:themeShade="BF"/>
          <w:lang w:eastAsia="en-US"/>
        </w:rPr>
      </w:pPr>
      <w:r w:rsidRPr="00065B67">
        <w:rPr>
          <w:rFonts w:asciiTheme="majorHAnsi" w:eastAsiaTheme="majorEastAsia" w:hAnsiTheme="majorHAnsi" w:cs="Times New Roman"/>
          <w:i/>
          <w:iCs/>
          <w:color w:val="2F5496" w:themeColor="accent1" w:themeShade="BF"/>
          <w:lang w:eastAsia="en-US"/>
        </w:rPr>
        <w:t xml:space="preserve">Table 3: Diagnoses </w:t>
      </w:r>
      <w:r w:rsidRPr="00065B67">
        <w:rPr>
          <w:rFonts w:asciiTheme="majorHAnsi" w:eastAsiaTheme="majorEastAsia" w:hAnsiTheme="majorHAnsi" w:cs="Times New Roman"/>
          <w:i/>
          <w:iCs/>
          <w:color w:val="2F5496" w:themeColor="accent1" w:themeShade="BF"/>
          <w:highlight w:val="yellow"/>
          <w:lang w:eastAsia="en-US"/>
        </w:rPr>
        <w:t>(all Dx identified in cohort criteria for seven (7) days following the initial ED encounter)</w:t>
      </w:r>
    </w:p>
    <w:p w14:paraId="7B229FE2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r>
        <w:rPr>
          <w:rFonts w:eastAsia="SimSun" w:cs="Times New Roman"/>
          <w:lang w:eastAsia="en-US"/>
        </w:rPr>
        <w:t xml:space="preserve">File Name: </w:t>
      </w:r>
      <w:r w:rsidRPr="00065B67">
        <w:rPr>
          <w:rFonts w:eastAsia="SimSun" w:cs="Times New Roman"/>
          <w:lang w:eastAsia="en-US"/>
        </w:rPr>
        <w:t>R3_1971_YE_DIAGNOSES_2021_03_01</w:t>
      </w:r>
    </w:p>
    <w:p w14:paraId="4C9F03E9" w14:textId="7A5C89B3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r w:rsidRPr="00065B67">
        <w:rPr>
          <w:rFonts w:eastAsia="SimSun" w:cs="Times New Roman"/>
          <w:lang w:eastAsia="en-US"/>
        </w:rPr>
        <w:t>Columns (one row per diagnosis):</w:t>
      </w:r>
    </w:p>
    <w:p w14:paraId="0B65E5AD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val="nl-NL" w:eastAsia="en-US"/>
        </w:rPr>
      </w:pPr>
      <w:proofErr w:type="spellStart"/>
      <w:r w:rsidRPr="00065B67">
        <w:rPr>
          <w:rFonts w:eastAsia="SimSun" w:cs="Times New Roman"/>
          <w:lang w:val="nl-NL" w:eastAsia="en-US"/>
        </w:rPr>
        <w:t>Patient_Study_ID</w:t>
      </w:r>
      <w:proofErr w:type="spellEnd"/>
    </w:p>
    <w:p w14:paraId="5F28E421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val="nl-NL" w:eastAsia="en-US"/>
        </w:rPr>
      </w:pPr>
      <w:proofErr w:type="spellStart"/>
      <w:r w:rsidRPr="00065B67">
        <w:rPr>
          <w:rFonts w:eastAsia="SimSun" w:cs="Times New Roman"/>
          <w:lang w:val="nl-NL" w:eastAsia="en-US"/>
        </w:rPr>
        <w:t>Diagnosis_Type</w:t>
      </w:r>
      <w:proofErr w:type="spellEnd"/>
    </w:p>
    <w:p w14:paraId="3EC4AE5D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val="nl-NL" w:eastAsia="en-US"/>
        </w:rPr>
      </w:pPr>
      <w:proofErr w:type="spellStart"/>
      <w:r w:rsidRPr="00065B67">
        <w:rPr>
          <w:rFonts w:eastAsia="SimSun" w:cs="Times New Roman"/>
          <w:lang w:val="nl-NL" w:eastAsia="en-US"/>
        </w:rPr>
        <w:t>Diagnosis_Code</w:t>
      </w:r>
      <w:proofErr w:type="spellEnd"/>
    </w:p>
    <w:p w14:paraId="1A62009A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Diagnosis_Name</w:t>
      </w:r>
      <w:proofErr w:type="spellEnd"/>
    </w:p>
    <w:p w14:paraId="3CBDCD1E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Primary_Diagnosis_YN</w:t>
      </w:r>
      <w:proofErr w:type="spellEnd"/>
    </w:p>
    <w:p w14:paraId="5872C214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Diagnosis_From_Date</w:t>
      </w:r>
      <w:proofErr w:type="spellEnd"/>
    </w:p>
    <w:p w14:paraId="458C4C5C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Diagnosis_To_Date</w:t>
      </w:r>
      <w:proofErr w:type="spellEnd"/>
    </w:p>
    <w:p w14:paraId="325A501F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</w:p>
    <w:p w14:paraId="4DC081EA" w14:textId="77777777" w:rsidR="00065B67" w:rsidRPr="00065B67" w:rsidRDefault="00065B67" w:rsidP="00065B67">
      <w:pPr>
        <w:keepNext/>
        <w:keepLines/>
        <w:spacing w:before="40" w:after="0" w:line="240" w:lineRule="auto"/>
        <w:outlineLvl w:val="3"/>
        <w:rPr>
          <w:rFonts w:asciiTheme="majorHAnsi" w:eastAsiaTheme="majorEastAsia" w:hAnsiTheme="majorHAnsi" w:cs="Times New Roman"/>
          <w:i/>
          <w:iCs/>
          <w:color w:val="2F5496" w:themeColor="accent1" w:themeShade="BF"/>
          <w:lang w:eastAsia="en-US"/>
        </w:rPr>
      </w:pPr>
      <w:r w:rsidRPr="00065B67">
        <w:rPr>
          <w:rFonts w:asciiTheme="majorHAnsi" w:eastAsiaTheme="majorEastAsia" w:hAnsiTheme="majorHAnsi" w:cs="Times New Roman"/>
          <w:i/>
          <w:iCs/>
          <w:color w:val="2F5496" w:themeColor="accent1" w:themeShade="BF"/>
          <w:lang w:eastAsia="en-US"/>
        </w:rPr>
        <w:t xml:space="preserve">Table 4: Problem List Diagnoses </w:t>
      </w:r>
      <w:r w:rsidRPr="00065B67">
        <w:rPr>
          <w:rFonts w:asciiTheme="majorHAnsi" w:eastAsiaTheme="majorEastAsia" w:hAnsiTheme="majorHAnsi" w:cs="Times New Roman"/>
          <w:i/>
          <w:iCs/>
          <w:color w:val="2F5496" w:themeColor="accent1" w:themeShade="BF"/>
          <w:highlight w:val="yellow"/>
          <w:lang w:eastAsia="en-US"/>
        </w:rPr>
        <w:t>(all Dx identified in cohort criteria for seven (7) days following the initial ED encounter)</w:t>
      </w:r>
    </w:p>
    <w:p w14:paraId="6B7E25D0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r w:rsidRPr="00065B67">
        <w:rPr>
          <w:rFonts w:eastAsia="SimSun" w:cs="Times New Roman"/>
          <w:lang w:eastAsia="en-US"/>
        </w:rPr>
        <w:t>File Name: R3_1971_YE_PROBLEM_LIST_2021_03_01</w:t>
      </w:r>
    </w:p>
    <w:p w14:paraId="6D44C0E0" w14:textId="617D8BC1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r w:rsidRPr="00065B67">
        <w:rPr>
          <w:rFonts w:eastAsia="SimSun" w:cs="Times New Roman"/>
          <w:lang w:eastAsia="en-US"/>
        </w:rPr>
        <w:t>Columns (one row per diagnosis):</w:t>
      </w:r>
    </w:p>
    <w:p w14:paraId="01A84D89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val="nl-NL" w:eastAsia="en-US"/>
        </w:rPr>
      </w:pPr>
      <w:proofErr w:type="spellStart"/>
      <w:r w:rsidRPr="00065B67">
        <w:rPr>
          <w:rFonts w:eastAsia="SimSun" w:cs="Times New Roman"/>
          <w:lang w:val="nl-NL" w:eastAsia="en-US"/>
        </w:rPr>
        <w:t>Patient_Study_ID</w:t>
      </w:r>
      <w:proofErr w:type="spellEnd"/>
    </w:p>
    <w:p w14:paraId="30B3337F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val="nl-NL" w:eastAsia="en-US"/>
        </w:rPr>
      </w:pPr>
      <w:proofErr w:type="spellStart"/>
      <w:r w:rsidRPr="00065B67">
        <w:rPr>
          <w:rFonts w:eastAsia="SimSun" w:cs="Times New Roman"/>
          <w:lang w:val="nl-NL" w:eastAsia="en-US"/>
        </w:rPr>
        <w:t>Diagnosis_Type</w:t>
      </w:r>
      <w:proofErr w:type="spellEnd"/>
    </w:p>
    <w:p w14:paraId="65CB67DA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val="nl-NL" w:eastAsia="en-US"/>
        </w:rPr>
      </w:pPr>
      <w:proofErr w:type="spellStart"/>
      <w:r w:rsidRPr="00065B67">
        <w:rPr>
          <w:rFonts w:eastAsia="SimSun" w:cs="Times New Roman"/>
          <w:lang w:val="nl-NL" w:eastAsia="en-US"/>
        </w:rPr>
        <w:t>Diagnosis_Code</w:t>
      </w:r>
      <w:proofErr w:type="spellEnd"/>
    </w:p>
    <w:p w14:paraId="475BFDEF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Diagnosis_Name</w:t>
      </w:r>
      <w:proofErr w:type="spellEnd"/>
    </w:p>
    <w:p w14:paraId="2F2992FE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Reported_Date</w:t>
      </w:r>
      <w:proofErr w:type="spellEnd"/>
    </w:p>
    <w:p w14:paraId="68F8D397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Onset_Date</w:t>
      </w:r>
      <w:proofErr w:type="spellEnd"/>
    </w:p>
    <w:p w14:paraId="2CDA4656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Resolved_Date</w:t>
      </w:r>
      <w:proofErr w:type="spellEnd"/>
    </w:p>
    <w:p w14:paraId="4CC91C18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Resolved_Reason</w:t>
      </w:r>
      <w:proofErr w:type="spellEnd"/>
    </w:p>
    <w:p w14:paraId="5A47B02A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Problem_Status</w:t>
      </w:r>
      <w:proofErr w:type="spellEnd"/>
      <w:r w:rsidRPr="00065B67">
        <w:rPr>
          <w:rFonts w:eastAsia="SimSun" w:cs="Times New Roman"/>
          <w:lang w:eastAsia="en-US"/>
        </w:rPr>
        <w:t xml:space="preserve"> </w:t>
      </w:r>
    </w:p>
    <w:p w14:paraId="0B3E273C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</w:p>
    <w:p w14:paraId="6A73D274" w14:textId="77777777" w:rsidR="00065B67" w:rsidRPr="00065B67" w:rsidRDefault="00065B67" w:rsidP="00065B67">
      <w:pPr>
        <w:keepNext/>
        <w:keepLines/>
        <w:spacing w:before="40" w:after="0" w:line="240" w:lineRule="auto"/>
        <w:outlineLvl w:val="3"/>
        <w:rPr>
          <w:rFonts w:asciiTheme="majorHAnsi" w:eastAsiaTheme="majorEastAsia" w:hAnsiTheme="majorHAnsi" w:cs="Times New Roman"/>
          <w:i/>
          <w:iCs/>
          <w:color w:val="2F5496" w:themeColor="accent1" w:themeShade="BF"/>
          <w:lang w:eastAsia="en-US"/>
        </w:rPr>
      </w:pPr>
      <w:r w:rsidRPr="00065B67">
        <w:rPr>
          <w:rFonts w:asciiTheme="majorHAnsi" w:eastAsiaTheme="majorEastAsia" w:hAnsiTheme="majorHAnsi" w:cs="Times New Roman"/>
          <w:i/>
          <w:iCs/>
          <w:color w:val="2F5496" w:themeColor="accent1" w:themeShade="BF"/>
          <w:lang w:eastAsia="en-US"/>
        </w:rPr>
        <w:t xml:space="preserve">Table 5: Lab Results </w:t>
      </w:r>
      <w:r w:rsidRPr="00065B67">
        <w:rPr>
          <w:rFonts w:asciiTheme="majorHAnsi" w:eastAsiaTheme="majorEastAsia" w:hAnsiTheme="majorHAnsi" w:cs="Times New Roman"/>
          <w:i/>
          <w:iCs/>
          <w:color w:val="2F5496" w:themeColor="accent1" w:themeShade="BF"/>
          <w:highlight w:val="yellow"/>
          <w:lang w:eastAsia="en-US"/>
        </w:rPr>
        <w:t>(all Labs identified in cohort criteria for seven (7) days following the initial ED encounter)</w:t>
      </w:r>
    </w:p>
    <w:p w14:paraId="3CDAFF72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r w:rsidRPr="00065B67">
        <w:rPr>
          <w:rFonts w:eastAsia="SimSun" w:cs="Times New Roman"/>
          <w:lang w:eastAsia="en-US"/>
        </w:rPr>
        <w:t>File Name: R3_1971_YE_LAB_RESULTS_2021_03_01</w:t>
      </w:r>
    </w:p>
    <w:p w14:paraId="785DAC0A" w14:textId="3886837E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r w:rsidRPr="00065B67">
        <w:rPr>
          <w:rFonts w:eastAsia="SimSun" w:cs="Times New Roman"/>
          <w:lang w:eastAsia="en-US"/>
        </w:rPr>
        <w:t>Columns (one row per result):</w:t>
      </w:r>
    </w:p>
    <w:p w14:paraId="3C9DFE29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Patient_Study_ID</w:t>
      </w:r>
      <w:proofErr w:type="spellEnd"/>
    </w:p>
    <w:p w14:paraId="142C2E8F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Component_ID</w:t>
      </w:r>
      <w:proofErr w:type="spellEnd"/>
    </w:p>
    <w:p w14:paraId="7E02D83F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r w:rsidRPr="00065B67">
        <w:rPr>
          <w:rFonts w:eastAsia="SimSun" w:cs="Times New Roman"/>
          <w:lang w:eastAsia="en-US"/>
        </w:rPr>
        <w:t>LOINC code</w:t>
      </w:r>
    </w:p>
    <w:p w14:paraId="4E2EE0D9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Order_Procedure_ID</w:t>
      </w:r>
      <w:proofErr w:type="spellEnd"/>
    </w:p>
    <w:p w14:paraId="7774B753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Result_Date</w:t>
      </w:r>
      <w:proofErr w:type="spellEnd"/>
    </w:p>
    <w:p w14:paraId="53A9EAD4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Component_Name</w:t>
      </w:r>
      <w:proofErr w:type="spellEnd"/>
    </w:p>
    <w:p w14:paraId="38A2B4A3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Ord_Value</w:t>
      </w:r>
      <w:proofErr w:type="spellEnd"/>
    </w:p>
    <w:p w14:paraId="54F8A116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Ord_Num_Value</w:t>
      </w:r>
      <w:proofErr w:type="spellEnd"/>
    </w:p>
    <w:p w14:paraId="6148BAF5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Reference_Unit</w:t>
      </w:r>
      <w:proofErr w:type="spellEnd"/>
    </w:p>
    <w:p w14:paraId="3E392D69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lastRenderedPageBreak/>
        <w:t>Reference_Low</w:t>
      </w:r>
      <w:proofErr w:type="spellEnd"/>
    </w:p>
    <w:p w14:paraId="328FD7E8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Reference_High</w:t>
      </w:r>
      <w:proofErr w:type="spellEnd"/>
    </w:p>
    <w:p w14:paraId="535AB30D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Result_Flag_Title</w:t>
      </w:r>
      <w:proofErr w:type="spellEnd"/>
    </w:p>
    <w:p w14:paraId="5993D668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Lab_Result_Status</w:t>
      </w:r>
      <w:proofErr w:type="spellEnd"/>
    </w:p>
    <w:p w14:paraId="17954813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Specimen_Collected_Date</w:t>
      </w:r>
      <w:proofErr w:type="spellEnd"/>
    </w:p>
    <w:p w14:paraId="54FAB0C8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Specimen_Received_Date</w:t>
      </w:r>
      <w:proofErr w:type="spellEnd"/>
    </w:p>
    <w:p w14:paraId="305CC51E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Specimen_Type</w:t>
      </w:r>
      <w:proofErr w:type="spellEnd"/>
    </w:p>
    <w:p w14:paraId="7202EF48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Specimen_Source</w:t>
      </w:r>
      <w:proofErr w:type="spellEnd"/>
    </w:p>
    <w:p w14:paraId="75A27FC2" w14:textId="77777777" w:rsidR="00065B67" w:rsidRPr="00065B67" w:rsidRDefault="00065B67" w:rsidP="001F60F1">
      <w:pPr>
        <w:rPr>
          <w:lang w:eastAsia="en-US"/>
        </w:rPr>
      </w:pPr>
    </w:p>
    <w:p w14:paraId="760C372D" w14:textId="77777777" w:rsidR="00065B67" w:rsidRPr="00065B67" w:rsidRDefault="00065B67" w:rsidP="00065B67">
      <w:pPr>
        <w:keepNext/>
        <w:keepLines/>
        <w:spacing w:before="40" w:after="0" w:line="240" w:lineRule="auto"/>
        <w:outlineLvl w:val="3"/>
        <w:rPr>
          <w:rFonts w:asciiTheme="majorHAnsi" w:eastAsiaTheme="majorEastAsia" w:hAnsiTheme="majorHAnsi" w:cs="Times New Roman"/>
          <w:i/>
          <w:iCs/>
          <w:color w:val="2F5496" w:themeColor="accent1" w:themeShade="BF"/>
          <w:lang w:eastAsia="en-US"/>
        </w:rPr>
      </w:pPr>
      <w:r w:rsidRPr="00065B67">
        <w:rPr>
          <w:rFonts w:asciiTheme="majorHAnsi" w:eastAsiaTheme="majorEastAsia" w:hAnsiTheme="majorHAnsi" w:cs="Times New Roman"/>
          <w:i/>
          <w:iCs/>
          <w:color w:val="2F5496" w:themeColor="accent1" w:themeShade="BF"/>
          <w:lang w:eastAsia="en-US"/>
        </w:rPr>
        <w:t xml:space="preserve">Table 6: Notes </w:t>
      </w:r>
      <w:r w:rsidRPr="00065B67">
        <w:rPr>
          <w:rFonts w:asciiTheme="majorHAnsi" w:eastAsiaTheme="majorEastAsia" w:hAnsiTheme="majorHAnsi" w:cs="Times New Roman"/>
          <w:i/>
          <w:iCs/>
          <w:color w:val="2F5496" w:themeColor="accent1" w:themeShade="BF"/>
          <w:highlight w:val="yellow"/>
          <w:lang w:eastAsia="en-US"/>
        </w:rPr>
        <w:t>(All Notes for the cohort within 7 days of ED encounter dates)</w:t>
      </w:r>
    </w:p>
    <w:p w14:paraId="4DADA35F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  <w:r w:rsidRPr="00065B67">
        <w:rPr>
          <w:rFonts w:eastAsia="SimSun" w:cs="Times New Roman"/>
          <w:lang w:eastAsia="en-US"/>
        </w:rPr>
        <w:t>Notes to be delivered in text file format, and must be able to be linked with patients who potentially have multiple ED encounters</w:t>
      </w:r>
    </w:p>
    <w:p w14:paraId="19614E41" w14:textId="77777777" w:rsidR="00065B67" w:rsidRPr="00065B67" w:rsidRDefault="00065B67" w:rsidP="00065B67">
      <w:pPr>
        <w:spacing w:after="0" w:line="240" w:lineRule="auto"/>
        <w:rPr>
          <w:rFonts w:eastAsia="SimSun" w:cs="Times New Roman"/>
          <w:lang w:eastAsia="en-US"/>
        </w:rPr>
      </w:pPr>
    </w:p>
    <w:p w14:paraId="01F98DE8" w14:textId="77777777" w:rsidR="00065B67" w:rsidRPr="00961231" w:rsidRDefault="00065B67" w:rsidP="00065B6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R3_1971_YE_ED_DATES_2021_03_01</w:t>
      </w:r>
    </w:p>
    <w:p w14:paraId="5DC5B0AE" w14:textId="77777777" w:rsidR="00065B67" w:rsidRPr="00961231" w:rsidRDefault="00065B67" w:rsidP="00065B6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R3_1971_YE_PROCEDURES_2021_03_01</w:t>
      </w:r>
    </w:p>
    <w:p w14:paraId="0417F449" w14:textId="77777777" w:rsidR="00065B67" w:rsidRPr="00961231" w:rsidRDefault="00065B67" w:rsidP="00065B6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R3_1971_YE_PROCEDURE_NOTES_2021_03_01</w:t>
      </w:r>
    </w:p>
    <w:p w14:paraId="26033C4F" w14:textId="32F29ED3" w:rsidR="00065B67" w:rsidRDefault="00065B67" w:rsidP="00065B6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R3_1971_YE_ENCOUNTER_NOTES_2021_03_01</w:t>
      </w:r>
    </w:p>
    <w:p w14:paraId="20C3DD25" w14:textId="163280ED" w:rsidR="006316AA" w:rsidRDefault="006316AA" w:rsidP="00065B6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6316AA">
        <w:rPr>
          <w:rFonts w:ascii="Times New Roman" w:hAnsi="Times New Roman" w:cs="Times New Roman"/>
          <w:sz w:val="24"/>
          <w:szCs w:val="24"/>
        </w:rPr>
        <w:t>R3_1971_YE_ENCOUNTER_NOTES_2021_03_05</w:t>
      </w:r>
    </w:p>
    <w:p w14:paraId="2A88C357" w14:textId="3239D94F" w:rsidR="006316AA" w:rsidRPr="00961231" w:rsidRDefault="006316AA" w:rsidP="00065B6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6316AA">
        <w:rPr>
          <w:rFonts w:ascii="Times New Roman" w:hAnsi="Times New Roman" w:cs="Times New Roman"/>
          <w:sz w:val="24"/>
          <w:szCs w:val="24"/>
        </w:rPr>
        <w:t>R3_1971_YE_PROCEDURE_NOTES_2021_03_05</w:t>
      </w:r>
    </w:p>
    <w:p w14:paraId="1FBBC822" w14:textId="77777777" w:rsidR="00065B67" w:rsidRPr="00961231" w:rsidRDefault="00065B67">
      <w:pPr>
        <w:rPr>
          <w:rFonts w:ascii="Times New Roman" w:hAnsi="Times New Roman" w:cs="Times New Roman"/>
          <w:sz w:val="24"/>
          <w:szCs w:val="24"/>
        </w:rPr>
      </w:pPr>
    </w:p>
    <w:p w14:paraId="61F2670F" w14:textId="78D102C9" w:rsidR="006316AA" w:rsidRDefault="006316AA" w:rsidP="006316AA">
      <w:pPr>
        <w:pStyle w:val="Heading1"/>
      </w:pPr>
      <w:r>
        <w:t>Important Folders</w:t>
      </w:r>
    </w:p>
    <w:p w14:paraId="2B68A5C8" w14:textId="23A5E709" w:rsidR="006316AA" w:rsidRDefault="006316AA" w:rsidP="006316AA">
      <w:r w:rsidRPr="006316AA">
        <w:t>C:\Users\yey5\Dropbox\000KGrant\000.data\new-neptune-data-retrieval</w:t>
      </w:r>
      <w:r>
        <w:t>\</w:t>
      </w:r>
      <w:r w:rsidR="00EC0744" w:rsidRPr="00EC0744">
        <w:t xml:space="preserve"> </w:t>
      </w:r>
      <w:proofErr w:type="spellStart"/>
      <w:r w:rsidR="00EC0744" w:rsidRPr="00EC0744">
        <w:t>most_important</w:t>
      </w:r>
      <w:proofErr w:type="spellEnd"/>
      <w:r w:rsidR="00EC0744">
        <w:t>\</w:t>
      </w:r>
    </w:p>
    <w:p w14:paraId="35CF8AFD" w14:textId="05D821D0" w:rsidR="00EC0744" w:rsidRDefault="00EC0744" w:rsidP="00EC0744">
      <w:pPr>
        <w:pStyle w:val="ListParagraph"/>
        <w:numPr>
          <w:ilvl w:val="1"/>
          <w:numId w:val="15"/>
        </w:numPr>
      </w:pPr>
      <w:r w:rsidRPr="00EC0744">
        <w:t>R31971_Ye_Specification_2021_03_01</w:t>
      </w:r>
      <w:r>
        <w:t>.docx</w:t>
      </w:r>
    </w:p>
    <w:p w14:paraId="4F95E853" w14:textId="12CB114D" w:rsidR="00EC0744" w:rsidRPr="006316AA" w:rsidRDefault="00EC0744" w:rsidP="00EC0744">
      <w:pPr>
        <w:pStyle w:val="ListParagraph"/>
        <w:numPr>
          <w:ilvl w:val="1"/>
          <w:numId w:val="15"/>
        </w:numPr>
      </w:pPr>
      <w:r w:rsidRPr="00EC0744">
        <w:t>COMPONENTS</w:t>
      </w:r>
      <w:r>
        <w:t>.csv</w:t>
      </w:r>
    </w:p>
    <w:p w14:paraId="0A839490" w14:textId="4EFA230D" w:rsidR="008F7C45" w:rsidRPr="00EC0744" w:rsidRDefault="006316AA">
      <w:r w:rsidRPr="00EC0744">
        <w:t>C:\Users\yey5\Documents\00.K99_data\R3_1971_YE_ENCOUNTER_NOTES_2021_03_01\</w:t>
      </w:r>
    </w:p>
    <w:p w14:paraId="6D1F98B0" w14:textId="289F6AAA" w:rsidR="006316AA" w:rsidRDefault="006316AA">
      <w:r w:rsidRPr="00EC0744">
        <w:t>C:\Users\yey5\Documents\00.K99_data\R3_1971_YE_NOTES_JANUARY_2021_03_05\</w:t>
      </w:r>
    </w:p>
    <w:p w14:paraId="2C787364" w14:textId="23EF8DCF" w:rsidR="001F60F1" w:rsidRDefault="00725C82">
      <w:r>
        <w:br w:type="page"/>
      </w:r>
    </w:p>
    <w:p w14:paraId="328DA476" w14:textId="49B247D5" w:rsidR="001F60F1" w:rsidRPr="00725C82" w:rsidRDefault="001F60F1" w:rsidP="00280F6D">
      <w:pPr>
        <w:pStyle w:val="Heading1"/>
        <w:numPr>
          <w:ilvl w:val="0"/>
          <w:numId w:val="22"/>
        </w:numPr>
      </w:pPr>
      <w:r w:rsidRPr="00725C82">
        <w:lastRenderedPageBreak/>
        <w:t>Initial Analysis</w:t>
      </w:r>
      <w:r w:rsidR="0001269B" w:rsidRPr="00725C82">
        <w:t xml:space="preserve"> of Individual Tables</w:t>
      </w:r>
    </w:p>
    <w:p w14:paraId="7C85DD36" w14:textId="36844C37" w:rsidR="00725C82" w:rsidRDefault="0001269B" w:rsidP="00725C82">
      <w:pPr>
        <w:pStyle w:val="Heading2"/>
        <w:numPr>
          <w:ilvl w:val="1"/>
          <w:numId w:val="22"/>
        </w:numPr>
        <w:rPr>
          <w:lang w:eastAsia="en-US"/>
        </w:rPr>
      </w:pPr>
      <w:r w:rsidRPr="0001269B">
        <w:rPr>
          <w:lang w:eastAsia="en-US"/>
        </w:rPr>
        <w:t xml:space="preserve">Table 1. </w:t>
      </w:r>
      <w:r w:rsidR="00984ABE" w:rsidRPr="0001269B">
        <w:rPr>
          <w:lang w:eastAsia="en-US"/>
        </w:rPr>
        <w:t xml:space="preserve">Patient Demographics </w:t>
      </w:r>
    </w:p>
    <w:p w14:paraId="537B58B2" w14:textId="78A4AA2D" w:rsidR="00984ABE" w:rsidRPr="00725C82" w:rsidRDefault="00725C82" w:rsidP="00725C82">
      <w:pPr>
        <w:spacing w:after="0" w:line="240" w:lineRule="auto"/>
        <w:rPr>
          <w:rFonts w:eastAsia="SimSun" w:cs="Times New Roman"/>
          <w:lang w:eastAsia="en-US"/>
        </w:rPr>
      </w:pPr>
      <w:r w:rsidRPr="00725C82">
        <w:rPr>
          <w:rFonts w:eastAsia="SimSun" w:cs="Times New Roman"/>
          <w:lang w:eastAsia="en-US"/>
        </w:rPr>
        <w:t>File Name:</w:t>
      </w:r>
      <w:r w:rsidR="00984ABE" w:rsidRPr="00725C82">
        <w:rPr>
          <w:rFonts w:eastAsia="SimSun" w:cs="Times New Roman"/>
          <w:lang w:eastAsia="en-US"/>
        </w:rPr>
        <w:t xml:space="preserve"> R3_1971_YE_DEMOGRAPHICS_2021_03_01</w:t>
      </w:r>
    </w:p>
    <w:p w14:paraId="36231FD0" w14:textId="3F6CBB73" w:rsidR="00984ABE" w:rsidRPr="00725C82" w:rsidRDefault="0086772E" w:rsidP="00725C82">
      <w:pPr>
        <w:spacing w:after="0" w:line="240" w:lineRule="auto"/>
        <w:rPr>
          <w:rFonts w:eastAsia="SimSun" w:cs="Times New Roman"/>
          <w:lang w:eastAsia="en-US"/>
        </w:rPr>
      </w:pPr>
      <w:r w:rsidRPr="00725C82">
        <w:rPr>
          <w:rFonts w:eastAsia="SimSun" w:cs="Times New Roman"/>
          <w:lang w:eastAsia="en-US"/>
        </w:rPr>
        <w:t xml:space="preserve">Data elements: </w:t>
      </w:r>
      <w:proofErr w:type="spellStart"/>
      <w:r w:rsidR="00984ABE" w:rsidRPr="00725C82">
        <w:rPr>
          <w:rFonts w:eastAsia="SimSun" w:cs="Times New Roman"/>
          <w:lang w:eastAsia="en-US"/>
        </w:rPr>
        <w:t>Patient_Study_ID</w:t>
      </w:r>
      <w:proofErr w:type="spellEnd"/>
      <w:r w:rsidR="00984ABE" w:rsidRPr="00725C82">
        <w:rPr>
          <w:rFonts w:eastAsia="SimSun" w:cs="Times New Roman"/>
          <w:lang w:eastAsia="en-US"/>
        </w:rPr>
        <w:t xml:space="preserve">, Age at admission, Gender, </w:t>
      </w:r>
      <w:proofErr w:type="spellStart"/>
      <w:r w:rsidR="00984ABE" w:rsidRPr="00725C82">
        <w:rPr>
          <w:rFonts w:eastAsia="SimSun" w:cs="Times New Roman"/>
          <w:lang w:eastAsia="en-US"/>
        </w:rPr>
        <w:t>Death_Date</w:t>
      </w:r>
      <w:proofErr w:type="spellEnd"/>
      <w:r w:rsidR="00984ABE" w:rsidRPr="00725C82">
        <w:rPr>
          <w:rFonts w:eastAsia="SimSun" w:cs="Times New Roman"/>
          <w:lang w:eastAsia="en-US"/>
        </w:rPr>
        <w:t>, Zip Code (3 digit)</w:t>
      </w:r>
    </w:p>
    <w:p w14:paraId="062DCA37" w14:textId="07E52552" w:rsidR="00E63586" w:rsidRDefault="00E63586" w:rsidP="00725C82">
      <w:pPr>
        <w:spacing w:after="0"/>
      </w:pPr>
      <w:commentRangeStart w:id="11"/>
      <w:r>
        <w:t xml:space="preserve">Comments on table 1: </w:t>
      </w:r>
      <w:commentRangeEnd w:id="11"/>
      <w:r w:rsidR="00725C82">
        <w:rPr>
          <w:rStyle w:val="CommentReference"/>
        </w:rPr>
        <w:commentReference w:id="11"/>
      </w:r>
    </w:p>
    <w:p w14:paraId="589ECFD4" w14:textId="1A327E25" w:rsidR="00E63586" w:rsidRPr="0001269B" w:rsidRDefault="00E63586" w:rsidP="00725C82">
      <w:pPr>
        <w:pStyle w:val="ListParagraph"/>
        <w:numPr>
          <w:ilvl w:val="0"/>
          <w:numId w:val="25"/>
        </w:numPr>
        <w:spacing w:after="0"/>
        <w:rPr>
          <w:lang w:eastAsia="en-US"/>
        </w:rPr>
      </w:pPr>
      <w:r w:rsidRPr="0001269B">
        <w:rPr>
          <w:lang w:eastAsia="en-US"/>
        </w:rPr>
        <w:t>one row per patient</w:t>
      </w:r>
    </w:p>
    <w:p w14:paraId="0C1019B9" w14:textId="77777777" w:rsidR="00725C82" w:rsidRDefault="00725C82" w:rsidP="00B07860">
      <w:pPr>
        <w:rPr>
          <w:lang w:eastAsia="en-US"/>
        </w:rPr>
      </w:pPr>
    </w:p>
    <w:p w14:paraId="47DD5D9B" w14:textId="043F50EC" w:rsidR="00B07860" w:rsidRPr="00B07860" w:rsidRDefault="00B07860" w:rsidP="00B07860">
      <w:pPr>
        <w:rPr>
          <w:color w:val="FF0000"/>
        </w:rPr>
      </w:pPr>
      <w:r>
        <w:rPr>
          <w:lang w:eastAsia="en-US"/>
        </w:rPr>
        <w:t>Code name and location (</w:t>
      </w:r>
      <w:proofErr w:type="spellStart"/>
      <w:r w:rsidRPr="00B07860">
        <w:rPr>
          <w:color w:val="FF0000"/>
        </w:rPr>
        <w:t>jupyter</w:t>
      </w:r>
      <w:proofErr w:type="spellEnd"/>
      <w:r w:rsidRPr="00B07860">
        <w:rPr>
          <w:color w:val="FF0000"/>
        </w:rPr>
        <w:t xml:space="preserve"> notebook/python files/</w:t>
      </w:r>
      <w:proofErr w:type="spellStart"/>
      <w:r w:rsidRPr="00B07860">
        <w:rPr>
          <w:color w:val="FF0000"/>
        </w:rPr>
        <w:t>sql</w:t>
      </w:r>
      <w:proofErr w:type="spellEnd"/>
      <w:r w:rsidRPr="00B07860">
        <w:rPr>
          <w:color w:val="FF0000"/>
        </w:rPr>
        <w:t xml:space="preserve"> query shared to Ye only through Microsoft overdrive; Keep all intermediate files</w:t>
      </w:r>
      <w:r>
        <w:rPr>
          <w:lang w:eastAsia="en-US"/>
        </w:rPr>
        <w:t>):</w:t>
      </w:r>
    </w:p>
    <w:p w14:paraId="3209CC45" w14:textId="77777777" w:rsidR="00B07860" w:rsidRPr="0001269B" w:rsidRDefault="00B07860" w:rsidP="00B07860">
      <w:pPr>
        <w:rPr>
          <w:lang w:eastAsia="en-US"/>
        </w:rPr>
      </w:pPr>
      <w:r>
        <w:rPr>
          <w:lang w:eastAsia="en-US"/>
        </w:rPr>
        <w:t xml:space="preserve">Provide following information (with comments in the code for each question): </w:t>
      </w:r>
    </w:p>
    <w:p w14:paraId="33285E83" w14:textId="0F100CF2" w:rsidR="00EA5F82" w:rsidRDefault="00B07860" w:rsidP="00EA5F82">
      <w:pPr>
        <w:pStyle w:val="ListParagraph"/>
        <w:numPr>
          <w:ilvl w:val="2"/>
          <w:numId w:val="22"/>
        </w:numPr>
        <w:rPr>
          <w:ins w:id="12" w:author="Liu, Disheng" w:date="2022-03-24T18:36:00Z"/>
        </w:rPr>
      </w:pPr>
      <w:r>
        <w:t xml:space="preserve">Number of </w:t>
      </w:r>
      <w:proofErr w:type="spellStart"/>
      <w:r>
        <w:t>patients:</w:t>
      </w:r>
      <w:ins w:id="13" w:author="Liu, Disheng" w:date="2022-03-26T22:27:00Z">
        <w:r w:rsidR="001C1825">
          <w:t>there</w:t>
        </w:r>
        <w:proofErr w:type="spellEnd"/>
        <w:r w:rsidR="001C1825">
          <w:t xml:space="preserve"> a</w:t>
        </w:r>
      </w:ins>
      <w:ins w:id="14" w:author="Liu, Disheng" w:date="2022-03-26T22:28:00Z">
        <w:r w:rsidR="001C1825">
          <w:t>re</w:t>
        </w:r>
      </w:ins>
      <w:ins w:id="15" w:author="Liu, Disheng" w:date="2022-03-24T17:41:00Z">
        <w:r w:rsidR="00EA5F82">
          <w:t xml:space="preserve"> </w:t>
        </w:r>
      </w:ins>
      <w:ins w:id="16" w:author="Liu, Disheng" w:date="2022-03-24T17:42:00Z">
        <w:r w:rsidR="00EA5F82" w:rsidRPr="00EA5F82">
          <w:t>148369</w:t>
        </w:r>
      </w:ins>
      <w:ins w:id="17" w:author="Liu, Disheng" w:date="2022-03-24T18:36:00Z">
        <w:r w:rsidR="00F22522">
          <w:t xml:space="preserve"> records</w:t>
        </w:r>
      </w:ins>
      <w:ins w:id="18" w:author="Liu, Disheng" w:date="2022-03-26T22:27:00Z">
        <w:r w:rsidR="001C1825">
          <w:t xml:space="preserve">, and </w:t>
        </w:r>
        <w:r w:rsidR="001C1825" w:rsidRPr="001C1825">
          <w:t>117672</w:t>
        </w:r>
        <w:r w:rsidR="001C1825">
          <w:t xml:space="preserve"> patients</w:t>
        </w:r>
      </w:ins>
      <w:ins w:id="19" w:author="Liu, Disheng" w:date="2022-03-26T22:28:00Z">
        <w:r w:rsidR="001C1825">
          <w:t>(</w:t>
        </w:r>
        <w:r w:rsidR="001C1825" w:rsidRPr="001C1825">
          <w:t>117672</w:t>
        </w:r>
        <w:r w:rsidR="001C1825">
          <w:t xml:space="preserve"> unique STUDY_ID</w:t>
        </w:r>
      </w:ins>
      <w:ins w:id="20" w:author="Liu, Disheng" w:date="2022-03-26T22:34:00Z">
        <w:r w:rsidR="00DF1068">
          <w:t>s</w:t>
        </w:r>
      </w:ins>
      <w:ins w:id="21" w:author="Liu, Disheng" w:date="2022-03-26T22:28:00Z">
        <w:r w:rsidR="001C1825">
          <w:t>)</w:t>
        </w:r>
      </w:ins>
    </w:p>
    <w:p w14:paraId="1E13EE1D" w14:textId="77777777" w:rsidR="00F22522" w:rsidRDefault="00F22522" w:rsidP="00F22522">
      <w:pPr>
        <w:pStyle w:val="ListParagraph"/>
        <w:ind w:left="1080"/>
        <w:rPr>
          <w:ins w:id="22" w:author="Liu, Disheng" w:date="2022-03-24T18:36:00Z"/>
        </w:rPr>
      </w:pPr>
      <w:ins w:id="23" w:author="Liu, Disheng" w:date="2022-03-24T18:36:00Z">
        <w:r>
          <w:t>For missing value:</w:t>
        </w:r>
      </w:ins>
    </w:p>
    <w:p w14:paraId="7DA29F74" w14:textId="77777777" w:rsidR="00F22522" w:rsidRDefault="00F22522" w:rsidP="00F22522">
      <w:pPr>
        <w:pStyle w:val="ListParagraph"/>
        <w:ind w:left="1080"/>
        <w:rPr>
          <w:ins w:id="24" w:author="Liu, Disheng" w:date="2022-03-24T18:36:00Z"/>
        </w:rPr>
      </w:pPr>
      <w:ins w:id="25" w:author="Liu, Disheng" w:date="2022-03-24T18:36:00Z">
        <w:r>
          <w:t xml:space="preserve">In this Demographics data, </w:t>
        </w:r>
        <w:r w:rsidRPr="002B555F">
          <w:rPr>
            <w:color w:val="FF0000"/>
            <w:highlight w:val="yellow"/>
            <w:u w:val="single"/>
          </w:rPr>
          <w:t>only</w:t>
        </w:r>
        <w:r>
          <w:t xml:space="preserve"> </w:t>
        </w:r>
        <w:proofErr w:type="spellStart"/>
        <w:r w:rsidRPr="002B555F">
          <w:rPr>
            <w:b/>
            <w:bCs/>
            <w:i/>
            <w:iCs/>
          </w:rPr>
          <w:t>Death_Data</w:t>
        </w:r>
        <w:proofErr w:type="spellEnd"/>
        <w:r>
          <w:t xml:space="preserve"> and </w:t>
        </w:r>
        <w:proofErr w:type="spellStart"/>
        <w:r w:rsidRPr="002B555F">
          <w:rPr>
            <w:b/>
            <w:bCs/>
          </w:rPr>
          <w:t>ZIP_code</w:t>
        </w:r>
        <w:proofErr w:type="spellEnd"/>
        <w:r>
          <w:t xml:space="preserve"> get missing values</w:t>
        </w:r>
      </w:ins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56"/>
        <w:gridCol w:w="2757"/>
        <w:gridCol w:w="2757"/>
      </w:tblGrid>
      <w:tr w:rsidR="00F22522" w14:paraId="3960B20E" w14:textId="77777777" w:rsidTr="002B555F">
        <w:trPr>
          <w:ins w:id="26" w:author="Liu, Disheng" w:date="2022-03-24T18:36:00Z"/>
        </w:trPr>
        <w:tc>
          <w:tcPr>
            <w:tcW w:w="2756" w:type="dxa"/>
            <w:vAlign w:val="center"/>
          </w:tcPr>
          <w:p w14:paraId="62CC2BEF" w14:textId="77777777" w:rsidR="00F22522" w:rsidRDefault="00F22522" w:rsidP="002B555F">
            <w:pPr>
              <w:pStyle w:val="ListParagraph"/>
              <w:ind w:left="0"/>
              <w:rPr>
                <w:ins w:id="27" w:author="Liu, Disheng" w:date="2022-03-24T18:36:00Z"/>
              </w:rPr>
            </w:pPr>
            <w:ins w:id="28" w:author="Liu, Disheng" w:date="2022-03-24T18:36:00Z">
              <w:r>
                <w:rPr>
                  <w:rFonts w:ascii="Helvetica Neue" w:hAnsi="Helvetica Neue"/>
                  <w:b/>
                  <w:bCs/>
                  <w:color w:val="000000"/>
                  <w:sz w:val="18"/>
                  <w:szCs w:val="18"/>
                </w:rPr>
                <w:t>Attribute</w:t>
              </w:r>
            </w:ins>
          </w:p>
        </w:tc>
        <w:tc>
          <w:tcPr>
            <w:tcW w:w="2757" w:type="dxa"/>
            <w:vAlign w:val="center"/>
          </w:tcPr>
          <w:p w14:paraId="4DBE6756" w14:textId="77777777" w:rsidR="00F22522" w:rsidRDefault="00F22522" w:rsidP="002B555F">
            <w:pPr>
              <w:pStyle w:val="ListParagraph"/>
              <w:ind w:left="0"/>
              <w:rPr>
                <w:ins w:id="29" w:author="Liu, Disheng" w:date="2022-03-24T18:36:00Z"/>
              </w:rPr>
            </w:pPr>
            <w:ins w:id="30" w:author="Liu, Disheng" w:date="2022-03-24T18:36:00Z">
              <w:r>
                <w:rPr>
                  <w:rFonts w:ascii="Helvetica Neue" w:hAnsi="Helvetica Neue"/>
                  <w:b/>
                  <w:bCs/>
                  <w:color w:val="000000"/>
                  <w:sz w:val="18"/>
                  <w:szCs w:val="18"/>
                </w:rPr>
                <w:t xml:space="preserve">Number of </w:t>
              </w:r>
              <w:proofErr w:type="spellStart"/>
              <w:r>
                <w:rPr>
                  <w:rFonts w:ascii="Helvetica Neue" w:hAnsi="Helvetica Neue"/>
                  <w:b/>
                  <w:bCs/>
                  <w:color w:val="000000"/>
                  <w:sz w:val="18"/>
                  <w:szCs w:val="18"/>
                </w:rPr>
                <w:t>NaN</w:t>
              </w:r>
              <w:proofErr w:type="spellEnd"/>
            </w:ins>
          </w:p>
        </w:tc>
        <w:tc>
          <w:tcPr>
            <w:tcW w:w="2757" w:type="dxa"/>
            <w:vAlign w:val="center"/>
          </w:tcPr>
          <w:p w14:paraId="1C8F1D38" w14:textId="77777777" w:rsidR="00F22522" w:rsidRDefault="00F22522" w:rsidP="002B555F">
            <w:pPr>
              <w:pStyle w:val="ListParagraph"/>
              <w:ind w:left="0"/>
              <w:rPr>
                <w:ins w:id="31" w:author="Liu, Disheng" w:date="2022-03-24T18:36:00Z"/>
              </w:rPr>
            </w:pPr>
            <w:ins w:id="32" w:author="Liu, Disheng" w:date="2022-03-24T18:36:00Z">
              <w:r>
                <w:rPr>
                  <w:rFonts w:ascii="Helvetica Neue" w:hAnsi="Helvetica Neue"/>
                  <w:b/>
                  <w:bCs/>
                  <w:color w:val="000000"/>
                  <w:sz w:val="18"/>
                  <w:szCs w:val="18"/>
                </w:rPr>
                <w:t>proportion</w:t>
              </w:r>
            </w:ins>
          </w:p>
        </w:tc>
      </w:tr>
      <w:tr w:rsidR="00F22522" w14:paraId="00AD9704" w14:textId="77777777" w:rsidTr="002B555F">
        <w:trPr>
          <w:ins w:id="33" w:author="Liu, Disheng" w:date="2022-03-24T18:36:00Z"/>
        </w:trPr>
        <w:tc>
          <w:tcPr>
            <w:tcW w:w="2756" w:type="dxa"/>
            <w:vAlign w:val="center"/>
          </w:tcPr>
          <w:p w14:paraId="4D9B8C37" w14:textId="77777777" w:rsidR="00F22522" w:rsidRDefault="00F22522" w:rsidP="002B555F">
            <w:pPr>
              <w:pStyle w:val="ListParagraph"/>
              <w:ind w:left="0"/>
              <w:rPr>
                <w:ins w:id="34" w:author="Liu, Disheng" w:date="2022-03-24T18:36:00Z"/>
              </w:rPr>
            </w:pPr>
            <w:ins w:id="35" w:author="Liu, Disheng" w:date="2022-03-24T18:36:00Z">
              <w:r>
                <w:rPr>
                  <w:rFonts w:ascii="Helvetica Neue" w:hAnsi="Helvetica Neue"/>
                  <w:color w:val="000000"/>
                  <w:sz w:val="18"/>
                  <w:szCs w:val="18"/>
                </w:rPr>
                <w:t>DEATH_DATE</w:t>
              </w:r>
            </w:ins>
          </w:p>
        </w:tc>
        <w:tc>
          <w:tcPr>
            <w:tcW w:w="2757" w:type="dxa"/>
            <w:vAlign w:val="center"/>
          </w:tcPr>
          <w:p w14:paraId="635EFE9B" w14:textId="77777777" w:rsidR="00F22522" w:rsidRDefault="00F22522" w:rsidP="002B555F">
            <w:pPr>
              <w:pStyle w:val="ListParagraph"/>
              <w:ind w:left="0"/>
              <w:rPr>
                <w:ins w:id="36" w:author="Liu, Disheng" w:date="2022-03-24T18:36:00Z"/>
              </w:rPr>
            </w:pPr>
            <w:ins w:id="37" w:author="Liu, Disheng" w:date="2022-03-24T18:36:00Z">
              <w:r>
                <w:rPr>
                  <w:rFonts w:ascii="Helvetica Neue" w:hAnsi="Helvetica Neue"/>
                  <w:color w:val="000000"/>
                  <w:sz w:val="18"/>
                  <w:szCs w:val="18"/>
                </w:rPr>
                <w:t>130858</w:t>
              </w:r>
            </w:ins>
          </w:p>
        </w:tc>
        <w:tc>
          <w:tcPr>
            <w:tcW w:w="2757" w:type="dxa"/>
            <w:vAlign w:val="center"/>
          </w:tcPr>
          <w:p w14:paraId="4E5A7E56" w14:textId="77777777" w:rsidR="00F22522" w:rsidRDefault="00F22522" w:rsidP="002B555F">
            <w:pPr>
              <w:pStyle w:val="ListParagraph"/>
              <w:ind w:left="0"/>
              <w:rPr>
                <w:ins w:id="38" w:author="Liu, Disheng" w:date="2022-03-24T18:36:00Z"/>
              </w:rPr>
            </w:pPr>
            <w:ins w:id="39" w:author="Liu, Disheng" w:date="2022-03-24T18:36:00Z">
              <w:r>
                <w:rPr>
                  <w:rFonts w:ascii="Helvetica Neue" w:hAnsi="Helvetica Neue"/>
                  <w:color w:val="000000"/>
                  <w:sz w:val="18"/>
                  <w:szCs w:val="18"/>
                </w:rPr>
                <w:t>88%</w:t>
              </w:r>
            </w:ins>
          </w:p>
        </w:tc>
      </w:tr>
      <w:tr w:rsidR="00F22522" w14:paraId="47B2CA1B" w14:textId="77777777" w:rsidTr="002B555F">
        <w:trPr>
          <w:ins w:id="40" w:author="Liu, Disheng" w:date="2022-03-24T18:36:00Z"/>
        </w:trPr>
        <w:tc>
          <w:tcPr>
            <w:tcW w:w="2756" w:type="dxa"/>
          </w:tcPr>
          <w:p w14:paraId="1E872BE7" w14:textId="77777777" w:rsidR="00F22522" w:rsidRDefault="00F22522" w:rsidP="002B555F">
            <w:pPr>
              <w:pStyle w:val="ListParagraph"/>
              <w:ind w:left="0"/>
              <w:rPr>
                <w:ins w:id="41" w:author="Liu, Disheng" w:date="2022-03-24T18:36:00Z"/>
              </w:rPr>
            </w:pPr>
            <w:ins w:id="42" w:author="Liu, Disheng" w:date="2022-03-24T18:36:00Z">
              <w:r w:rsidRPr="00AB7AC9">
                <w:t>ZIP_CODE</w:t>
              </w:r>
            </w:ins>
          </w:p>
        </w:tc>
        <w:tc>
          <w:tcPr>
            <w:tcW w:w="2757" w:type="dxa"/>
          </w:tcPr>
          <w:p w14:paraId="42AC0048" w14:textId="77777777" w:rsidR="00F22522" w:rsidRDefault="00F22522" w:rsidP="002B555F">
            <w:pPr>
              <w:pStyle w:val="ListParagraph"/>
              <w:ind w:left="0"/>
              <w:rPr>
                <w:ins w:id="43" w:author="Liu, Disheng" w:date="2022-03-24T18:36:00Z"/>
              </w:rPr>
            </w:pPr>
            <w:ins w:id="44" w:author="Liu, Disheng" w:date="2022-03-24T18:36:00Z">
              <w:r w:rsidRPr="00AB7AC9">
                <w:t>82</w:t>
              </w:r>
            </w:ins>
          </w:p>
        </w:tc>
        <w:tc>
          <w:tcPr>
            <w:tcW w:w="2757" w:type="dxa"/>
          </w:tcPr>
          <w:p w14:paraId="5B939472" w14:textId="77777777" w:rsidR="00F22522" w:rsidRDefault="00F22522" w:rsidP="002B555F">
            <w:pPr>
              <w:pStyle w:val="ListParagraph"/>
              <w:ind w:left="0"/>
              <w:rPr>
                <w:ins w:id="45" w:author="Liu, Disheng" w:date="2022-03-24T18:36:00Z"/>
              </w:rPr>
            </w:pPr>
            <w:ins w:id="46" w:author="Liu, Disheng" w:date="2022-03-24T18:36:00Z">
              <w:r>
                <w:t>0.</w:t>
              </w:r>
              <w:r w:rsidRPr="00AB7AC9">
                <w:t>055</w:t>
              </w:r>
              <w:r>
                <w:t>%</w:t>
              </w:r>
            </w:ins>
          </w:p>
        </w:tc>
      </w:tr>
    </w:tbl>
    <w:p w14:paraId="3CE7352D" w14:textId="77777777" w:rsidR="00F22522" w:rsidRDefault="00F22522">
      <w:pPr>
        <w:pStyle w:val="ListParagraph"/>
        <w:ind w:left="1080"/>
        <w:pPrChange w:id="47" w:author="Liu, Disheng" w:date="2022-03-24T18:36:00Z">
          <w:pPr>
            <w:pStyle w:val="ListParagraph"/>
            <w:numPr>
              <w:ilvl w:val="2"/>
              <w:numId w:val="22"/>
            </w:numPr>
            <w:ind w:left="1080" w:hanging="720"/>
          </w:pPr>
        </w:pPrChange>
      </w:pPr>
    </w:p>
    <w:p w14:paraId="68E52A66" w14:textId="77AD8625" w:rsidR="00EC0728" w:rsidRDefault="00B07860">
      <w:pPr>
        <w:pStyle w:val="ListParagraph"/>
        <w:numPr>
          <w:ilvl w:val="2"/>
          <w:numId w:val="22"/>
        </w:numPr>
        <w:rPr>
          <w:ins w:id="48" w:author="Liu, Disheng" w:date="2022-03-24T17:51:00Z"/>
        </w:rPr>
        <w:pPrChange w:id="49" w:author="Liu, Disheng" w:date="2022-03-24T18:36:00Z">
          <w:pPr>
            <w:pStyle w:val="ListParagraph"/>
            <w:ind w:left="1080"/>
          </w:pPr>
        </w:pPrChange>
      </w:pPr>
      <w:r>
        <w:t>Age distribution, percentage of missing data</w:t>
      </w:r>
    </w:p>
    <w:p w14:paraId="246F8DF7" w14:textId="5EFDE497" w:rsidR="00EC0728" w:rsidRDefault="00EC0728" w:rsidP="00EC0728">
      <w:pPr>
        <w:pStyle w:val="ListParagraph"/>
        <w:ind w:left="1080"/>
        <w:rPr>
          <w:ins w:id="50" w:author="Liu, Disheng" w:date="2022-03-24T18:10:00Z"/>
        </w:rPr>
      </w:pPr>
      <w:ins w:id="51" w:author="Liu, Disheng" w:date="2022-03-24T17:51:00Z">
        <w:r>
          <w:t>For age distribution:</w:t>
        </w:r>
      </w:ins>
    </w:p>
    <w:p w14:paraId="4D3753B7" w14:textId="0D7E5691" w:rsidR="00BE1ECE" w:rsidRDefault="00BE1ECE" w:rsidP="00EC0728">
      <w:pPr>
        <w:pStyle w:val="ListParagraph"/>
        <w:ind w:left="1080"/>
        <w:rPr>
          <w:ins w:id="52" w:author="Liu, Disheng" w:date="2022-03-24T17:53:00Z"/>
        </w:rPr>
      </w:pPr>
      <w:ins w:id="53" w:author="Liu, Disheng" w:date="2022-03-24T18:10:00Z">
        <w:r>
          <w:t xml:space="preserve">Age attribute does not get </w:t>
        </w:r>
        <w:r w:rsidR="009979CC">
          <w:t xml:space="preserve">a </w:t>
        </w:r>
        <w:r>
          <w:t>missing value</w:t>
        </w:r>
      </w:ins>
    </w:p>
    <w:p w14:paraId="65569C77" w14:textId="45B516AF" w:rsidR="00EC0728" w:rsidRDefault="00EC0728" w:rsidP="00EC0728">
      <w:pPr>
        <w:pStyle w:val="ListParagraph"/>
        <w:ind w:left="1080"/>
        <w:rPr>
          <w:ins w:id="54" w:author="Liu, Disheng" w:date="2022-03-24T17:51:00Z"/>
        </w:rPr>
      </w:pPr>
      <w:ins w:id="55" w:author="Liu, Disheng" w:date="2022-03-24T17:53:00Z">
        <w:r>
          <w:t xml:space="preserve">The </w:t>
        </w:r>
        <w:r w:rsidRPr="00EC0728">
          <w:t>minimum of age:  0</w:t>
        </w:r>
        <w:r>
          <w:t xml:space="preserve">, </w:t>
        </w:r>
        <w:r w:rsidRPr="00EC0728">
          <w:t>maximum of age:  119</w:t>
        </w:r>
      </w:ins>
    </w:p>
    <w:p w14:paraId="625024B3" w14:textId="0A6C34A5" w:rsidR="00EC0728" w:rsidRDefault="00EC0728" w:rsidP="00EC0728">
      <w:pPr>
        <w:pStyle w:val="ListParagraph"/>
        <w:ind w:left="1080"/>
        <w:rPr>
          <w:ins w:id="56" w:author="Liu, Disheng" w:date="2022-03-24T18:07:00Z"/>
        </w:rPr>
      </w:pPr>
      <w:ins w:id="57" w:author="Liu, Disheng" w:date="2022-03-24T17:52:00Z">
        <w:r>
          <w:t xml:space="preserve">In this data </w:t>
        </w:r>
      </w:ins>
      <w:ins w:id="58" w:author="Liu, Disheng" w:date="2022-03-24T17:54:00Z">
        <w:r w:rsidR="00E90A16">
          <w:t xml:space="preserve">set, </w:t>
        </w:r>
      </w:ins>
      <w:ins w:id="59" w:author="Liu, Disheng" w:date="2022-03-24T17:52:00Z">
        <w:r>
          <w:t>newborn (age:0) get</w:t>
        </w:r>
      </w:ins>
      <w:ins w:id="60" w:author="Liu, Disheng" w:date="2022-03-24T17:55:00Z">
        <w:r w:rsidR="00E90A16">
          <w:t>s</w:t>
        </w:r>
      </w:ins>
      <w:ins w:id="61" w:author="Liu, Disheng" w:date="2022-03-24T17:52:00Z">
        <w:r>
          <w:t xml:space="preserve"> the large</w:t>
        </w:r>
      </w:ins>
      <w:ins w:id="62" w:author="Liu, Disheng" w:date="2022-03-24T17:54:00Z">
        <w:r w:rsidR="00E90A16">
          <w:t>st</w:t>
        </w:r>
      </w:ins>
      <w:ins w:id="63" w:author="Liu, Disheng" w:date="2022-03-24T17:52:00Z">
        <w:r>
          <w:t xml:space="preserve"> proportion</w:t>
        </w:r>
      </w:ins>
      <w:ins w:id="64" w:author="Liu, Disheng" w:date="2022-03-24T17:55:00Z">
        <w:r w:rsidR="00E90A16">
          <w:t xml:space="preserve"> (7.5%)</w:t>
        </w:r>
      </w:ins>
      <w:ins w:id="65" w:author="Liu, Disheng" w:date="2022-03-24T17:56:00Z">
        <w:r w:rsidR="00E90A16">
          <w:t xml:space="preserve">, </w:t>
        </w:r>
      </w:ins>
      <w:ins w:id="66" w:author="Liu, Disheng" w:date="2022-03-24T17:58:00Z">
        <w:r w:rsidR="00E90A16">
          <w:t>and age 105 gets the smallest proportion(</w:t>
        </w:r>
      </w:ins>
      <w:ins w:id="67" w:author="Liu, Disheng" w:date="2022-03-24T17:59:00Z">
        <w:r w:rsidR="00E90A16">
          <w:t>only one record in dataset</w:t>
        </w:r>
      </w:ins>
      <w:ins w:id="68" w:author="Liu, Disheng" w:date="2022-03-24T17:58:00Z">
        <w:r w:rsidR="00E90A16">
          <w:t>)</w:t>
        </w:r>
      </w:ins>
    </w:p>
    <w:p w14:paraId="742C4520" w14:textId="42F6A912" w:rsidR="00BE1ECE" w:rsidRDefault="00F22522">
      <w:pPr>
        <w:rPr>
          <w:ins w:id="69" w:author="Liu, Disheng" w:date="2022-03-24T17:56:00Z"/>
        </w:rPr>
        <w:pPrChange w:id="70" w:author="Liu, Disheng" w:date="2022-03-24T18:35:00Z">
          <w:pPr>
            <w:pStyle w:val="ListParagraph"/>
            <w:ind w:left="1080"/>
          </w:pPr>
        </w:pPrChange>
      </w:pPr>
      <w:ins w:id="71" w:author="Liu, Disheng" w:date="2022-03-24T18:35:00Z">
        <w:r w:rsidRPr="00F22522">
          <w:rPr>
            <w:noProof/>
          </w:rPr>
          <w:drawing>
            <wp:inline distT="0" distB="0" distL="0" distR="0" wp14:anchorId="0BC0E4CB" wp14:editId="494125A6">
              <wp:extent cx="5840361" cy="2820670"/>
              <wp:effectExtent l="114300" t="101600" r="116205" b="138430"/>
              <wp:docPr id="1" name="Picture 1" descr="Chart, histo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 descr="Chart, histogram&#10;&#10;Description automatically generated"/>
                      <pic:cNvPicPr/>
                    </pic:nvPicPr>
                    <pic:blipFill rotWithShape="1">
                      <a:blip r:embed="rId9"/>
                      <a:srcRect l="1737"/>
                      <a:stretch/>
                    </pic:blipFill>
                    <pic:spPr bwMode="auto">
                      <a:xfrm>
                        <a:off x="0" y="0"/>
                        <a:ext cx="5840361" cy="2820670"/>
                      </a:xfrm>
                      <a:prstGeom prst="rect">
                        <a:avLst/>
                      </a:prstGeom>
                      <a:solidFill>
                        <a:srgbClr val="FFFFFF">
                          <a:shade val="85000"/>
                        </a:srgbClr>
                      </a:solidFill>
                      <a:ln w="88900" cap="sq">
                        <a:solidFill>
                          <a:srgbClr val="FFFFFF"/>
                        </a:solidFill>
                        <a:miter lim="800000"/>
                      </a:ln>
                      <a:effectLst>
                        <a:outerShdw blurRad="55000" dist="18000" dir="5400000" algn="tl" rotWithShape="0">
                          <a:srgbClr val="000000">
                            <a:alpha val="40000"/>
                          </a:srgbClr>
                        </a:outerShdw>
                      </a:effectLst>
                      <a:scene3d>
                        <a:camera prst="orthographicFront"/>
                        <a:lightRig rig="twoPt" dir="t">
                          <a:rot lat="0" lon="0" rev="7200000"/>
                        </a:lightRig>
                      </a:scene3d>
                      <a:sp3d>
                        <a:bevelT w="25400" h="19050"/>
                        <a:contourClr>
                          <a:srgbClr val="FFFFFF"/>
                        </a:contourClr>
                      </a:sp3d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1507F15" w14:textId="2D77FD16" w:rsidR="009979CC" w:rsidRDefault="002B32A2" w:rsidP="00EC0728">
      <w:pPr>
        <w:pStyle w:val="ListParagraph"/>
        <w:ind w:left="1080"/>
        <w:rPr>
          <w:ins w:id="72" w:author="Liu, Disheng" w:date="2022-03-24T18:36:00Z"/>
        </w:rPr>
      </w:pPr>
      <w:ins w:id="73" w:author="Liu, Disheng" w:date="2022-03-24T18:17:00Z">
        <w:r>
          <w:lastRenderedPageBreak/>
          <w:t xml:space="preserve">Furthermore, </w:t>
        </w:r>
      </w:ins>
      <w:ins w:id="74" w:author="Liu, Disheng" w:date="2022-03-24T18:18:00Z">
        <w:r>
          <w:t>explor</w:t>
        </w:r>
      </w:ins>
      <w:ins w:id="75" w:author="Liu, Disheng" w:date="2022-03-24T18:28:00Z">
        <w:r w:rsidR="00E31FF4">
          <w:t>ing</w:t>
        </w:r>
      </w:ins>
      <w:ins w:id="76" w:author="Liu, Disheng" w:date="2022-03-24T18:18:00Z">
        <w:r>
          <w:t xml:space="preserve"> age distribution by different gender, </w:t>
        </w:r>
        <w:proofErr w:type="gramStart"/>
        <w:r>
          <w:t>in</w:t>
        </w:r>
        <w:proofErr w:type="gramEnd"/>
        <w:r>
          <w:t xml:space="preserve"> the early age (0-</w:t>
        </w:r>
      </w:ins>
      <w:ins w:id="77" w:author="Liu, Disheng" w:date="2022-03-24T18:25:00Z">
        <w:r>
          <w:t>12</w:t>
        </w:r>
      </w:ins>
      <w:ins w:id="78" w:author="Liu, Disheng" w:date="2022-03-24T18:18:00Z">
        <w:r>
          <w:t>)</w:t>
        </w:r>
      </w:ins>
      <w:ins w:id="79" w:author="Liu, Disheng" w:date="2022-03-24T18:25:00Z">
        <w:r>
          <w:t>, there are more male record</w:t>
        </w:r>
      </w:ins>
      <w:ins w:id="80" w:author="Liu, Disheng" w:date="2022-03-24T18:26:00Z">
        <w:r w:rsidR="00E31FF4">
          <w:t>s</w:t>
        </w:r>
      </w:ins>
      <w:ins w:id="81" w:author="Liu, Disheng" w:date="2022-03-24T18:25:00Z">
        <w:r>
          <w:t xml:space="preserve"> than female</w:t>
        </w:r>
      </w:ins>
      <w:ins w:id="82" w:author="Liu, Disheng" w:date="2022-03-24T18:26:00Z">
        <w:r w:rsidR="00E31FF4">
          <w:t>’s</w:t>
        </w:r>
        <w:r>
          <w:t xml:space="preserve">, after then, </w:t>
        </w:r>
        <w:r w:rsidR="00E31FF4">
          <w:t>(13-119), female recodes are more than male records.</w:t>
        </w:r>
      </w:ins>
    </w:p>
    <w:p w14:paraId="6F34FB1F" w14:textId="129A9B41" w:rsidR="00F22522" w:rsidRDefault="00F22522">
      <w:pPr>
        <w:rPr>
          <w:ins w:id="83" w:author="Liu, Disheng" w:date="2022-03-24T18:28:00Z"/>
        </w:rPr>
        <w:pPrChange w:id="84" w:author="Liu, Disheng" w:date="2022-03-24T18:36:00Z">
          <w:pPr>
            <w:pStyle w:val="ListParagraph"/>
            <w:ind w:left="1080"/>
          </w:pPr>
        </w:pPrChange>
      </w:pPr>
      <w:ins w:id="85" w:author="Liu, Disheng" w:date="2022-03-24T18:36:00Z">
        <w:r w:rsidRPr="00F22522">
          <w:rPr>
            <w:noProof/>
          </w:rPr>
          <w:drawing>
            <wp:inline distT="0" distB="0" distL="0" distR="0" wp14:anchorId="5042BAEB" wp14:editId="07FA4C79">
              <wp:extent cx="5943600" cy="1891030"/>
              <wp:effectExtent l="114300" t="88900" r="114300" b="128270"/>
              <wp:docPr id="4" name="Picture 4" descr="Char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4" descr="Chart&#10;&#10;Description automatically generated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891030"/>
                      </a:xfrm>
                      <a:prstGeom prst="rect">
                        <a:avLst/>
                      </a:prstGeom>
                      <a:solidFill>
                        <a:srgbClr val="FFFFFF">
                          <a:shade val="85000"/>
                        </a:srgbClr>
                      </a:solidFill>
                      <a:ln w="88900" cap="sq">
                        <a:solidFill>
                          <a:srgbClr val="FFFFFF"/>
                        </a:solidFill>
                        <a:miter lim="800000"/>
                      </a:ln>
                      <a:effectLst>
                        <a:outerShdw blurRad="55000" dist="18000" dir="5400000" algn="tl" rotWithShape="0">
                          <a:srgbClr val="000000">
                            <a:alpha val="40000"/>
                          </a:srgbClr>
                        </a:outerShdw>
                      </a:effectLst>
                      <a:scene3d>
                        <a:camera prst="orthographicFront"/>
                        <a:lightRig rig="twoPt" dir="t">
                          <a:rot lat="0" lon="0" rev="7200000"/>
                        </a:lightRig>
                      </a:scene3d>
                      <a:sp3d>
                        <a:bevelT w="25400" h="19050"/>
                        <a:contourClr>
                          <a:srgbClr val="FFFFFF"/>
                        </a:contourClr>
                      </a:sp3d>
                    </pic:spPr>
                  </pic:pic>
                </a:graphicData>
              </a:graphic>
            </wp:inline>
          </w:drawing>
        </w:r>
      </w:ins>
    </w:p>
    <w:p w14:paraId="566D5B7C" w14:textId="2DAEEE02" w:rsidR="00E31FF4" w:rsidRDefault="00E31FF4">
      <w:pPr>
        <w:rPr>
          <w:ins w:id="86" w:author="Liu, Disheng" w:date="2022-03-24T18:17:00Z"/>
        </w:rPr>
        <w:pPrChange w:id="87" w:author="Liu, Disheng" w:date="2022-03-24T18:28:00Z">
          <w:pPr>
            <w:pStyle w:val="ListParagraph"/>
            <w:ind w:left="1080"/>
          </w:pPr>
        </w:pPrChange>
      </w:pPr>
    </w:p>
    <w:p w14:paraId="59B86BEB" w14:textId="3332D0CD" w:rsidR="00E90A16" w:rsidRDefault="00E90A16">
      <w:pPr>
        <w:pStyle w:val="ListParagraph"/>
        <w:ind w:left="1080"/>
        <w:pPrChange w:id="88" w:author="Liu, Disheng" w:date="2022-03-24T17:48:00Z">
          <w:pPr>
            <w:pStyle w:val="ListParagraph"/>
            <w:numPr>
              <w:ilvl w:val="2"/>
              <w:numId w:val="22"/>
            </w:numPr>
            <w:ind w:left="1080" w:hanging="720"/>
          </w:pPr>
        </w:pPrChange>
      </w:pPr>
    </w:p>
    <w:p w14:paraId="2E3449A8" w14:textId="3CE583D3" w:rsidR="00B07860" w:rsidRDefault="00B07860" w:rsidP="00B07860">
      <w:pPr>
        <w:pStyle w:val="ListParagraph"/>
        <w:numPr>
          <w:ilvl w:val="2"/>
          <w:numId w:val="22"/>
        </w:numPr>
        <w:rPr>
          <w:ins w:id="89" w:author="Liu, Disheng" w:date="2022-03-24T18:32:00Z"/>
        </w:rPr>
      </w:pPr>
      <w:r>
        <w:t>Gender distribution, percentage of missing data</w:t>
      </w:r>
    </w:p>
    <w:p w14:paraId="4BFEF8B6" w14:textId="21AA1CB8" w:rsidR="00F22522" w:rsidRDefault="00F22522">
      <w:pPr>
        <w:pStyle w:val="ListParagraph"/>
        <w:ind w:left="1080"/>
        <w:rPr>
          <w:ins w:id="90" w:author="Liu, Disheng" w:date="2022-03-24T18:11:00Z"/>
        </w:rPr>
        <w:pPrChange w:id="91" w:author="Liu, Disheng" w:date="2022-03-24T18:32:00Z">
          <w:pPr>
            <w:pStyle w:val="ListParagraph"/>
            <w:numPr>
              <w:ilvl w:val="2"/>
              <w:numId w:val="22"/>
            </w:numPr>
            <w:ind w:left="1080" w:hanging="720"/>
          </w:pPr>
        </w:pPrChange>
      </w:pPr>
      <w:ins w:id="92" w:author="Liu, Disheng" w:date="2022-03-24T18:32:00Z">
        <w:r>
          <w:t>There is no missing value in Gender.</w:t>
        </w:r>
      </w:ins>
    </w:p>
    <w:p w14:paraId="1CC8ACA0" w14:textId="258A8F5E" w:rsidR="009979CC" w:rsidRDefault="009979CC" w:rsidP="009979CC">
      <w:pPr>
        <w:pStyle w:val="ListParagraph"/>
        <w:ind w:left="1080"/>
        <w:rPr>
          <w:ins w:id="93" w:author="Liu, Disheng" w:date="2022-03-24T18:30:00Z"/>
        </w:rPr>
      </w:pPr>
      <w:ins w:id="94" w:author="Liu, Disheng" w:date="2022-03-24T18:13:00Z">
        <w:r>
          <w:t>T</w:t>
        </w:r>
      </w:ins>
      <w:ins w:id="95" w:author="Liu, Disheng" w:date="2022-03-24T18:12:00Z">
        <w:r>
          <w:t xml:space="preserve">here are </w:t>
        </w:r>
      </w:ins>
      <w:ins w:id="96" w:author="Liu, Disheng" w:date="2022-03-24T18:13:00Z">
        <w:r>
          <w:t xml:space="preserve">three </w:t>
        </w:r>
      </w:ins>
      <w:ins w:id="97" w:author="Liu, Disheng" w:date="2022-03-24T18:12:00Z">
        <w:r>
          <w:t xml:space="preserve">unique values </w:t>
        </w:r>
      </w:ins>
      <w:ins w:id="98" w:author="Liu, Disheng" w:date="2022-03-24T18:13:00Z">
        <w:r>
          <w:t>in Gender attribute----MALE, FEMALE, UNKNOWN</w:t>
        </w:r>
      </w:ins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58"/>
        <w:gridCol w:w="2733"/>
        <w:gridCol w:w="2779"/>
      </w:tblGrid>
      <w:tr w:rsidR="00E31FF4" w14:paraId="47E1A8AA" w14:textId="77777777" w:rsidTr="00E31FF4">
        <w:trPr>
          <w:ins w:id="99" w:author="Liu, Disheng" w:date="2022-03-24T18:30:00Z"/>
        </w:trPr>
        <w:tc>
          <w:tcPr>
            <w:tcW w:w="3116" w:type="dxa"/>
          </w:tcPr>
          <w:p w14:paraId="0BB9E778" w14:textId="25E456FE" w:rsidR="00E31FF4" w:rsidRDefault="00E31FF4" w:rsidP="009979CC">
            <w:pPr>
              <w:pStyle w:val="ListParagraph"/>
              <w:ind w:left="0"/>
              <w:rPr>
                <w:ins w:id="100" w:author="Liu, Disheng" w:date="2022-03-24T18:30:00Z"/>
              </w:rPr>
            </w:pPr>
            <w:ins w:id="101" w:author="Liu, Disheng" w:date="2022-03-24T18:30:00Z">
              <w:r>
                <w:t>Gender</w:t>
              </w:r>
            </w:ins>
          </w:p>
        </w:tc>
        <w:tc>
          <w:tcPr>
            <w:tcW w:w="3117" w:type="dxa"/>
          </w:tcPr>
          <w:p w14:paraId="75F19FD6" w14:textId="66A74D4C" w:rsidR="00E31FF4" w:rsidRDefault="00E31FF4" w:rsidP="009979CC">
            <w:pPr>
              <w:pStyle w:val="ListParagraph"/>
              <w:ind w:left="0"/>
              <w:rPr>
                <w:ins w:id="102" w:author="Liu, Disheng" w:date="2022-03-24T18:30:00Z"/>
              </w:rPr>
            </w:pPr>
            <w:ins w:id="103" w:author="Liu, Disheng" w:date="2022-03-24T18:30:00Z">
              <w:r>
                <w:t>number</w:t>
              </w:r>
            </w:ins>
          </w:p>
        </w:tc>
        <w:tc>
          <w:tcPr>
            <w:tcW w:w="3117" w:type="dxa"/>
          </w:tcPr>
          <w:p w14:paraId="518DCC41" w14:textId="7A023677" w:rsidR="00E31FF4" w:rsidRDefault="00E31FF4" w:rsidP="009979CC">
            <w:pPr>
              <w:pStyle w:val="ListParagraph"/>
              <w:ind w:left="0"/>
              <w:rPr>
                <w:ins w:id="104" w:author="Liu, Disheng" w:date="2022-03-24T18:30:00Z"/>
              </w:rPr>
            </w:pPr>
            <w:ins w:id="105" w:author="Liu, Disheng" w:date="2022-03-24T18:30:00Z">
              <w:r>
                <w:t>proportion</w:t>
              </w:r>
            </w:ins>
          </w:p>
        </w:tc>
      </w:tr>
      <w:tr w:rsidR="00E31FF4" w14:paraId="6CD25743" w14:textId="77777777" w:rsidTr="00E31FF4">
        <w:trPr>
          <w:ins w:id="106" w:author="Liu, Disheng" w:date="2022-03-24T18:30:00Z"/>
        </w:trPr>
        <w:tc>
          <w:tcPr>
            <w:tcW w:w="3116" w:type="dxa"/>
          </w:tcPr>
          <w:p w14:paraId="37104D70" w14:textId="728992FA" w:rsidR="00E31FF4" w:rsidRDefault="00E31FF4" w:rsidP="009979CC">
            <w:pPr>
              <w:pStyle w:val="ListParagraph"/>
              <w:ind w:left="0"/>
              <w:rPr>
                <w:ins w:id="107" w:author="Liu, Disheng" w:date="2022-03-24T18:30:00Z"/>
              </w:rPr>
            </w:pPr>
            <w:ins w:id="108" w:author="Liu, Disheng" w:date="2022-03-24T18:30:00Z">
              <w:r>
                <w:t>Female</w:t>
              </w:r>
            </w:ins>
          </w:p>
        </w:tc>
        <w:tc>
          <w:tcPr>
            <w:tcW w:w="3117" w:type="dxa"/>
          </w:tcPr>
          <w:p w14:paraId="077786B3" w14:textId="123CBAB3" w:rsidR="00E31FF4" w:rsidRDefault="00E31FF4" w:rsidP="009979CC">
            <w:pPr>
              <w:pStyle w:val="ListParagraph"/>
              <w:ind w:left="0"/>
              <w:rPr>
                <w:ins w:id="109" w:author="Liu, Disheng" w:date="2022-03-24T18:30:00Z"/>
              </w:rPr>
            </w:pPr>
            <w:ins w:id="110" w:author="Liu, Disheng" w:date="2022-03-24T18:32:00Z">
              <w:r w:rsidRPr="00E31FF4">
                <w:t>79066</w:t>
              </w:r>
            </w:ins>
          </w:p>
        </w:tc>
        <w:tc>
          <w:tcPr>
            <w:tcW w:w="3117" w:type="dxa"/>
          </w:tcPr>
          <w:p w14:paraId="0F773FAC" w14:textId="72E2939A" w:rsidR="00E31FF4" w:rsidRDefault="00E31FF4" w:rsidP="009979CC">
            <w:pPr>
              <w:pStyle w:val="ListParagraph"/>
              <w:ind w:left="0"/>
              <w:rPr>
                <w:ins w:id="111" w:author="Liu, Disheng" w:date="2022-03-24T18:30:00Z"/>
              </w:rPr>
            </w:pPr>
            <w:ins w:id="112" w:author="Liu, Disheng" w:date="2022-03-24T18:31:00Z">
              <w:r w:rsidRPr="00E31FF4">
                <w:t>53</w:t>
              </w:r>
              <w:r>
                <w:t>.</w:t>
              </w:r>
              <w:r w:rsidRPr="00E31FF4">
                <w:t>2</w:t>
              </w:r>
              <w:r>
                <w:t>%</w:t>
              </w:r>
            </w:ins>
          </w:p>
        </w:tc>
      </w:tr>
      <w:tr w:rsidR="00E31FF4" w14:paraId="2A061147" w14:textId="77777777" w:rsidTr="00E31FF4">
        <w:trPr>
          <w:ins w:id="113" w:author="Liu, Disheng" w:date="2022-03-24T18:30:00Z"/>
        </w:trPr>
        <w:tc>
          <w:tcPr>
            <w:tcW w:w="3116" w:type="dxa"/>
          </w:tcPr>
          <w:p w14:paraId="5C6AA4DE" w14:textId="6333C7E2" w:rsidR="00E31FF4" w:rsidRDefault="00E31FF4" w:rsidP="009979CC">
            <w:pPr>
              <w:pStyle w:val="ListParagraph"/>
              <w:ind w:left="0"/>
              <w:rPr>
                <w:ins w:id="114" w:author="Liu, Disheng" w:date="2022-03-24T18:30:00Z"/>
              </w:rPr>
            </w:pPr>
            <w:ins w:id="115" w:author="Liu, Disheng" w:date="2022-03-24T18:30:00Z">
              <w:r>
                <w:t>Male</w:t>
              </w:r>
            </w:ins>
          </w:p>
        </w:tc>
        <w:tc>
          <w:tcPr>
            <w:tcW w:w="3117" w:type="dxa"/>
          </w:tcPr>
          <w:p w14:paraId="0243B87C" w14:textId="40A2B423" w:rsidR="00E31FF4" w:rsidRDefault="00F22522" w:rsidP="009979CC">
            <w:pPr>
              <w:pStyle w:val="ListParagraph"/>
              <w:ind w:left="0"/>
              <w:rPr>
                <w:ins w:id="116" w:author="Liu, Disheng" w:date="2022-03-24T18:30:00Z"/>
              </w:rPr>
            </w:pPr>
            <w:ins w:id="117" w:author="Liu, Disheng" w:date="2022-03-24T18:32:00Z">
              <w:r w:rsidRPr="00F22522">
                <w:t>69302</w:t>
              </w:r>
            </w:ins>
          </w:p>
        </w:tc>
        <w:tc>
          <w:tcPr>
            <w:tcW w:w="3117" w:type="dxa"/>
          </w:tcPr>
          <w:p w14:paraId="7B092CBC" w14:textId="452B00EA" w:rsidR="00E31FF4" w:rsidRDefault="00E31FF4" w:rsidP="009979CC">
            <w:pPr>
              <w:pStyle w:val="ListParagraph"/>
              <w:ind w:left="0"/>
              <w:rPr>
                <w:ins w:id="118" w:author="Liu, Disheng" w:date="2022-03-24T18:30:00Z"/>
              </w:rPr>
            </w:pPr>
            <w:ins w:id="119" w:author="Liu, Disheng" w:date="2022-03-24T18:31:00Z">
              <w:r w:rsidRPr="00E31FF4">
                <w:t>46</w:t>
              </w:r>
              <w:r>
                <w:t>.</w:t>
              </w:r>
              <w:r w:rsidRPr="00E31FF4">
                <w:t>7</w:t>
              </w:r>
              <w:r>
                <w:t>%</w:t>
              </w:r>
            </w:ins>
          </w:p>
        </w:tc>
      </w:tr>
      <w:tr w:rsidR="00E31FF4" w14:paraId="4E87ABC4" w14:textId="77777777" w:rsidTr="00E31FF4">
        <w:trPr>
          <w:ins w:id="120" w:author="Liu, Disheng" w:date="2022-03-24T18:30:00Z"/>
        </w:trPr>
        <w:tc>
          <w:tcPr>
            <w:tcW w:w="3116" w:type="dxa"/>
          </w:tcPr>
          <w:p w14:paraId="238EA36F" w14:textId="771A0F5B" w:rsidR="00E31FF4" w:rsidRDefault="00E31FF4" w:rsidP="009979CC">
            <w:pPr>
              <w:pStyle w:val="ListParagraph"/>
              <w:ind w:left="0"/>
              <w:rPr>
                <w:ins w:id="121" w:author="Liu, Disheng" w:date="2022-03-24T18:30:00Z"/>
              </w:rPr>
            </w:pPr>
            <w:ins w:id="122" w:author="Liu, Disheng" w:date="2022-03-24T18:30:00Z">
              <w:r>
                <w:t>Unknown</w:t>
              </w:r>
            </w:ins>
          </w:p>
        </w:tc>
        <w:tc>
          <w:tcPr>
            <w:tcW w:w="3117" w:type="dxa"/>
          </w:tcPr>
          <w:p w14:paraId="3220A634" w14:textId="025A5222" w:rsidR="00E31FF4" w:rsidRDefault="00E31FF4" w:rsidP="009979CC">
            <w:pPr>
              <w:pStyle w:val="ListParagraph"/>
              <w:ind w:left="0"/>
              <w:rPr>
                <w:ins w:id="123" w:author="Liu, Disheng" w:date="2022-03-24T18:30:00Z"/>
              </w:rPr>
            </w:pPr>
            <w:ins w:id="124" w:author="Liu, Disheng" w:date="2022-03-24T18:31:00Z">
              <w:r>
                <w:t>1</w:t>
              </w:r>
            </w:ins>
          </w:p>
        </w:tc>
        <w:tc>
          <w:tcPr>
            <w:tcW w:w="3117" w:type="dxa"/>
          </w:tcPr>
          <w:p w14:paraId="2994DA4E" w14:textId="5CE2C2DC" w:rsidR="00E31FF4" w:rsidRDefault="00E31FF4" w:rsidP="009979CC">
            <w:pPr>
              <w:pStyle w:val="ListParagraph"/>
              <w:ind w:left="0"/>
              <w:rPr>
                <w:ins w:id="125" w:author="Liu, Disheng" w:date="2022-03-24T18:30:00Z"/>
              </w:rPr>
            </w:pPr>
            <w:ins w:id="126" w:author="Liu, Disheng" w:date="2022-03-24T18:31:00Z">
              <w:r>
                <w:t>0.</w:t>
              </w:r>
              <w:r w:rsidRPr="00E31FF4">
                <w:t>0007</w:t>
              </w:r>
              <w:r>
                <w:t>%</w:t>
              </w:r>
            </w:ins>
          </w:p>
        </w:tc>
      </w:tr>
    </w:tbl>
    <w:p w14:paraId="4FAAD32D" w14:textId="77777777" w:rsidR="00E31FF4" w:rsidRDefault="00E31FF4" w:rsidP="009979CC">
      <w:pPr>
        <w:pStyle w:val="ListParagraph"/>
        <w:ind w:left="1080"/>
        <w:rPr>
          <w:ins w:id="127" w:author="Liu, Disheng" w:date="2022-03-24T18:13:00Z"/>
        </w:rPr>
      </w:pPr>
    </w:p>
    <w:p w14:paraId="71326A28" w14:textId="77777777" w:rsidR="009979CC" w:rsidRDefault="009979CC">
      <w:pPr>
        <w:pStyle w:val="ListParagraph"/>
        <w:ind w:left="1080"/>
        <w:pPrChange w:id="128" w:author="Liu, Disheng" w:date="2022-03-24T18:11:00Z">
          <w:pPr>
            <w:pStyle w:val="ListParagraph"/>
            <w:numPr>
              <w:ilvl w:val="2"/>
              <w:numId w:val="22"/>
            </w:numPr>
            <w:ind w:left="1080" w:hanging="720"/>
          </w:pPr>
        </w:pPrChange>
      </w:pPr>
    </w:p>
    <w:p w14:paraId="17CE8843" w14:textId="6B9F4E57" w:rsidR="00981276" w:rsidRDefault="00B07860" w:rsidP="00981276">
      <w:pPr>
        <w:pStyle w:val="ListParagraph"/>
        <w:numPr>
          <w:ilvl w:val="2"/>
          <w:numId w:val="22"/>
        </w:numPr>
        <w:rPr>
          <w:ins w:id="129" w:author="Liu, Disheng" w:date="2022-03-24T18:40:00Z"/>
        </w:rPr>
      </w:pPr>
      <w:r>
        <w:t xml:space="preserve">Number of </w:t>
      </w:r>
      <w:proofErr w:type="gramStart"/>
      <w:r>
        <w:t>death</w:t>
      </w:r>
      <w:proofErr w:type="gramEnd"/>
      <w:r w:rsidR="00BB4084">
        <w:t xml:space="preserve">: </w:t>
      </w:r>
    </w:p>
    <w:p w14:paraId="5B63467C" w14:textId="36ACF5CB" w:rsidR="00981276" w:rsidRPr="00981276" w:rsidRDefault="00981276" w:rsidP="00981276">
      <w:pPr>
        <w:pStyle w:val="ListParagraph"/>
        <w:ind w:left="1080"/>
        <w:rPr>
          <w:ins w:id="130" w:author="Liu, Disheng" w:date="2022-03-24T18:41:00Z"/>
          <w:rPrChange w:id="131" w:author="Liu, Disheng" w:date="2022-03-24T18:44:00Z">
            <w:rPr>
              <w:ins w:id="132" w:author="Liu, Disheng" w:date="2022-03-24T18:41:00Z"/>
              <w:rFonts w:ascii="Helvetica Neue" w:hAnsi="Helvetica Neue"/>
              <w:color w:val="000000"/>
              <w:sz w:val="18"/>
              <w:szCs w:val="18"/>
            </w:rPr>
          </w:rPrChange>
        </w:rPr>
      </w:pPr>
      <w:ins w:id="133" w:author="Liu, Disheng" w:date="2022-03-24T18:40:00Z">
        <w:r>
          <w:t xml:space="preserve">For </w:t>
        </w:r>
        <w:r w:rsidRPr="00981276">
          <w:t>DEATH_DATE</w:t>
        </w:r>
      </w:ins>
      <w:ins w:id="134" w:author="Liu, Disheng" w:date="2022-03-24T18:41:00Z">
        <w:r>
          <w:t xml:space="preserve">, there are </w:t>
        </w:r>
        <w:r w:rsidRPr="00981276">
          <w:rPr>
            <w:rPrChange w:id="135" w:author="Liu, Disheng" w:date="2022-03-24T18:44:00Z">
              <w:rPr>
                <w:rFonts w:ascii="Helvetica Neue" w:hAnsi="Helvetica Neue"/>
                <w:color w:val="000000"/>
                <w:sz w:val="18"/>
                <w:szCs w:val="18"/>
              </w:rPr>
            </w:rPrChange>
          </w:rPr>
          <w:t>130858 rows of missing value</w:t>
        </w:r>
      </w:ins>
      <w:ins w:id="136" w:author="Liu, Disheng" w:date="2022-03-24T18:43:00Z">
        <w:r w:rsidRPr="00981276">
          <w:rPr>
            <w:rPrChange w:id="137" w:author="Liu, Disheng" w:date="2022-03-24T18:44:00Z">
              <w:rPr>
                <w:rFonts w:ascii="Helvetica Neue" w:hAnsi="Helvetica Neue"/>
                <w:color w:val="000000"/>
                <w:sz w:val="18"/>
                <w:szCs w:val="18"/>
              </w:rPr>
            </w:rPrChange>
          </w:rPr>
          <w:t xml:space="preserve">----missing rate </w:t>
        </w:r>
      </w:ins>
      <w:ins w:id="138" w:author="Liu, Disheng" w:date="2022-03-24T18:44:00Z">
        <w:r w:rsidRPr="00981276">
          <w:rPr>
            <w:rPrChange w:id="139" w:author="Liu, Disheng" w:date="2022-03-24T18:44:00Z">
              <w:rPr>
                <w:rFonts w:ascii="Helvetica Neue" w:hAnsi="Helvetica Neue"/>
                <w:color w:val="000000"/>
                <w:sz w:val="18"/>
                <w:szCs w:val="18"/>
              </w:rPr>
            </w:rPrChange>
          </w:rPr>
          <w:t>88%</w:t>
        </w:r>
      </w:ins>
    </w:p>
    <w:p w14:paraId="3A4706FE" w14:textId="6A9C0C7C" w:rsidR="00981276" w:rsidRDefault="00981276" w:rsidP="00981276">
      <w:pPr>
        <w:pStyle w:val="ListParagraph"/>
        <w:ind w:left="1080"/>
        <w:rPr>
          <w:ins w:id="140" w:author="Liu, Disheng" w:date="2022-03-24T18:41:00Z"/>
        </w:rPr>
      </w:pPr>
      <w:ins w:id="141" w:author="Liu, Disheng" w:date="2022-03-24T18:42:00Z">
        <w:r w:rsidRPr="00981276">
          <w:t>17511</w:t>
        </w:r>
        <w:r>
          <w:t xml:space="preserve"> rows get death record----Death record rate </w:t>
        </w:r>
      </w:ins>
      <w:ins w:id="142" w:author="Liu, Disheng" w:date="2022-03-24T18:43:00Z">
        <w:r>
          <w:t xml:space="preserve">is </w:t>
        </w:r>
        <w:r w:rsidRPr="00981276">
          <w:t>11</w:t>
        </w:r>
        <w:r>
          <w:t>.</w:t>
        </w:r>
        <w:r w:rsidRPr="00981276">
          <w:t>8</w:t>
        </w:r>
        <w:r>
          <w:t>%</w:t>
        </w:r>
      </w:ins>
    </w:p>
    <w:p w14:paraId="51B6EE92" w14:textId="77777777" w:rsidR="00981276" w:rsidRDefault="00981276" w:rsidP="00981276">
      <w:pPr>
        <w:pStyle w:val="ListParagraph"/>
        <w:ind w:left="1080"/>
        <w:rPr>
          <w:ins w:id="143" w:author="Liu, Disheng" w:date="2022-03-24T18:40:00Z"/>
        </w:rPr>
      </w:pPr>
    </w:p>
    <w:p w14:paraId="2FCB3D31" w14:textId="77777777" w:rsidR="00981276" w:rsidRDefault="00981276">
      <w:pPr>
        <w:pStyle w:val="ListParagraph"/>
        <w:ind w:left="1080"/>
        <w:pPrChange w:id="144" w:author="Liu, Disheng" w:date="2022-03-24T18:40:00Z">
          <w:pPr>
            <w:pStyle w:val="ListParagraph"/>
            <w:numPr>
              <w:ilvl w:val="2"/>
              <w:numId w:val="22"/>
            </w:numPr>
            <w:ind w:left="1080" w:hanging="720"/>
          </w:pPr>
        </w:pPrChange>
      </w:pPr>
    </w:p>
    <w:p w14:paraId="48568E93" w14:textId="2B063151" w:rsidR="00E6734C" w:rsidRDefault="00E6734C" w:rsidP="00BB4084">
      <w:pPr>
        <w:pStyle w:val="ListParagraph"/>
        <w:numPr>
          <w:ilvl w:val="3"/>
          <w:numId w:val="22"/>
        </w:numPr>
        <w:rPr>
          <w:ins w:id="145" w:author="Liu, Disheng" w:date="2022-03-24T21:14:00Z"/>
        </w:rPr>
      </w:pPr>
      <w:r>
        <w:t xml:space="preserve">Number of </w:t>
      </w:r>
      <w:proofErr w:type="gramStart"/>
      <w:r>
        <w:t>death</w:t>
      </w:r>
      <w:proofErr w:type="gramEnd"/>
      <w:r>
        <w:t xml:space="preserve"> within 7 days of ED visit (DEATH_DATE-ED_DATE=7)</w:t>
      </w:r>
    </w:p>
    <w:p w14:paraId="20B54D6C" w14:textId="77777777" w:rsidR="00BB7D4C" w:rsidRDefault="00BB7D4C" w:rsidP="00BB7D4C">
      <w:pPr>
        <w:pStyle w:val="ListParagraph"/>
        <w:ind w:left="1080"/>
        <w:rPr>
          <w:ins w:id="146" w:author="Liu, Disheng" w:date="2022-03-24T21:14:00Z"/>
        </w:rPr>
      </w:pPr>
      <w:ins w:id="147" w:author="Liu, Disheng" w:date="2022-03-24T21:14:00Z">
        <w:r>
          <w:t xml:space="preserve">Here, I found that once a patient dies, all previous records on that patient are updated.  </w:t>
        </w:r>
      </w:ins>
    </w:p>
    <w:p w14:paraId="6667E7D9" w14:textId="77777777" w:rsidR="00BB7D4C" w:rsidRDefault="00BB7D4C" w:rsidP="00BB7D4C">
      <w:pPr>
        <w:pStyle w:val="ListParagraph"/>
        <w:ind w:left="1080"/>
        <w:rPr>
          <w:ins w:id="148" w:author="Liu, Disheng" w:date="2022-03-24T21:14:00Z"/>
        </w:rPr>
      </w:pPr>
      <w:ins w:id="149" w:author="Liu, Disheng" w:date="2022-03-24T21:14:00Z">
        <w:r>
          <w:t xml:space="preserve">Thus, a person may have several death records.   </w:t>
        </w:r>
      </w:ins>
    </w:p>
    <w:p w14:paraId="279EAFF7" w14:textId="0F3FE531" w:rsidR="004F3CB8" w:rsidRDefault="00BB7D4C" w:rsidP="00BB7D4C">
      <w:pPr>
        <w:pStyle w:val="ListParagraph"/>
        <w:ind w:left="1080"/>
        <w:rPr>
          <w:ins w:id="150" w:author="Liu, Disheng" w:date="2022-03-24T21:14:00Z"/>
        </w:rPr>
      </w:pPr>
      <w:ins w:id="151" w:author="Liu, Disheng" w:date="2022-03-24T21:14:00Z">
        <w:r>
          <w:t xml:space="preserve">In this dataset, </w:t>
        </w:r>
      </w:ins>
      <w:ins w:id="152" w:author="Liu, Disheng" w:date="2022-03-24T21:15:00Z">
        <w:r>
          <w:t>to</w:t>
        </w:r>
      </w:ins>
      <w:ins w:id="153" w:author="Liu, Disheng" w:date="2022-03-24T21:14:00Z">
        <w:r>
          <w:t xml:space="preserve"> analyze deaths within 7 days, we only need to use the latest `</w:t>
        </w:r>
        <w:proofErr w:type="spellStart"/>
        <w:r>
          <w:t>ED_date</w:t>
        </w:r>
        <w:proofErr w:type="spellEnd"/>
        <w:r>
          <w:t>`</w:t>
        </w:r>
      </w:ins>
      <w:ins w:id="154" w:author="Liu, Disheng" w:date="2022-03-24T21:15:00Z">
        <w:r>
          <w:t xml:space="preserve"> of that patient</w:t>
        </w:r>
      </w:ins>
      <w:ins w:id="155" w:author="Liu, Disheng" w:date="2022-03-24T21:14:00Z">
        <w:r>
          <w:t>.</w:t>
        </w:r>
      </w:ins>
    </w:p>
    <w:p w14:paraId="2F277701" w14:textId="180D3210" w:rsidR="00BB7D4C" w:rsidRDefault="00BB7D4C" w:rsidP="00BB7D4C">
      <w:pPr>
        <w:pStyle w:val="ListParagraph"/>
        <w:ind w:left="1080"/>
        <w:rPr>
          <w:ins w:id="156" w:author="Liu, Disheng" w:date="2022-03-24T21:14:00Z"/>
        </w:rPr>
      </w:pPr>
    </w:p>
    <w:p w14:paraId="4D465B57" w14:textId="13049ECE" w:rsidR="00BB7D4C" w:rsidRDefault="00BB7D4C" w:rsidP="00BB7D4C">
      <w:pPr>
        <w:pStyle w:val="ListParagraph"/>
        <w:ind w:left="1080"/>
        <w:rPr>
          <w:ins w:id="157" w:author="Liu, Disheng" w:date="2022-03-24T22:28:00Z"/>
        </w:rPr>
      </w:pPr>
      <w:ins w:id="158" w:author="Liu, Disheng" w:date="2022-03-24T21:14:00Z">
        <w:r w:rsidRPr="00BB7D4C">
          <w:rPr>
            <w:noProof/>
          </w:rPr>
          <w:lastRenderedPageBreak/>
          <w:drawing>
            <wp:inline distT="0" distB="0" distL="0" distR="0" wp14:anchorId="6DAA846A" wp14:editId="77F70528">
              <wp:extent cx="4099246" cy="3819832"/>
              <wp:effectExtent l="88900" t="88900" r="104775" b="117475"/>
              <wp:docPr id="8" name="Picture 8" descr="Tabl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8" descr="Table&#10;&#10;Description automatically generated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09085" cy="3829001"/>
                      </a:xfrm>
                      <a:prstGeom prst="rect">
                        <a:avLst/>
                      </a:prstGeom>
                      <a:solidFill>
                        <a:srgbClr val="FFFFFF">
                          <a:shade val="85000"/>
                        </a:srgbClr>
                      </a:solidFill>
                      <a:ln w="88900" cap="sq">
                        <a:solidFill>
                          <a:srgbClr val="FFFFFF"/>
                        </a:solidFill>
                        <a:miter lim="800000"/>
                      </a:ln>
                      <a:effectLst>
                        <a:outerShdw blurRad="55000" dist="18000" dir="5400000" algn="tl" rotWithShape="0">
                          <a:srgbClr val="000000">
                            <a:alpha val="40000"/>
                          </a:srgbClr>
                        </a:outerShdw>
                      </a:effectLst>
                      <a:scene3d>
                        <a:camera prst="orthographicFront"/>
                        <a:lightRig rig="twoPt" dir="t">
                          <a:rot lat="0" lon="0" rev="7200000"/>
                        </a:lightRig>
                      </a:scene3d>
                      <a:sp3d>
                        <a:bevelT w="25400" h="19050"/>
                        <a:contourClr>
                          <a:srgbClr val="FFFFFF"/>
                        </a:contourClr>
                      </a:sp3d>
                    </pic:spPr>
                  </pic:pic>
                </a:graphicData>
              </a:graphic>
            </wp:inline>
          </w:drawing>
        </w:r>
      </w:ins>
    </w:p>
    <w:p w14:paraId="334CFADC" w14:textId="2B40A257" w:rsidR="00265856" w:rsidRDefault="00265856" w:rsidP="00BB7D4C">
      <w:pPr>
        <w:pStyle w:val="ListParagraph"/>
        <w:ind w:left="1080"/>
        <w:rPr>
          <w:ins w:id="159" w:author="Liu, Disheng" w:date="2022-03-24T22:28:00Z"/>
        </w:rPr>
      </w:pPr>
    </w:p>
    <w:p w14:paraId="69A0A3F7" w14:textId="77777777" w:rsidR="00265856" w:rsidRDefault="00265856" w:rsidP="00BB7D4C">
      <w:pPr>
        <w:pStyle w:val="ListParagraph"/>
        <w:ind w:left="1080"/>
        <w:rPr>
          <w:ins w:id="160" w:author="Liu, Disheng" w:date="2022-03-24T21:55:00Z"/>
        </w:rPr>
      </w:pPr>
    </w:p>
    <w:p w14:paraId="70EA4DAC" w14:textId="3B9D71C8" w:rsidR="0033139F" w:rsidDel="0033139F" w:rsidRDefault="0033139F" w:rsidP="0033139F">
      <w:pPr>
        <w:ind w:left="360" w:firstLine="720"/>
        <w:rPr>
          <w:del w:id="161" w:author="Liu, Disheng" w:date="2022-03-24T21:55:00Z"/>
        </w:rPr>
      </w:pPr>
      <w:ins w:id="162" w:author="Liu, Disheng" w:date="2022-03-24T21:55:00Z">
        <w:r>
          <w:t>T</w:t>
        </w:r>
      </w:ins>
      <w:ins w:id="163" w:author="Liu, Disheng" w:date="2022-03-24T21:56:00Z">
        <w:r>
          <w:t xml:space="preserve">here are </w:t>
        </w:r>
      </w:ins>
      <w:ins w:id="164" w:author="Liu, Disheng" w:date="2022-03-24T21:55:00Z">
        <w:r w:rsidRPr="0033139F">
          <w:t>2,094 patients died within 7 days</w:t>
        </w:r>
      </w:ins>
    </w:p>
    <w:p w14:paraId="2222DD2D" w14:textId="2E8BC0D2" w:rsidR="0033139F" w:rsidRDefault="0033139F" w:rsidP="0033139F">
      <w:pPr>
        <w:pStyle w:val="ListParagraph"/>
        <w:ind w:left="360" w:firstLine="720"/>
        <w:rPr>
          <w:ins w:id="165" w:author="Liu, Disheng" w:date="2022-03-24T22:03:00Z"/>
        </w:rPr>
      </w:pPr>
    </w:p>
    <w:p w14:paraId="3BC052EA" w14:textId="5DB09B92" w:rsidR="0033139F" w:rsidRDefault="0033139F">
      <w:pPr>
        <w:pStyle w:val="ListParagraph"/>
        <w:ind w:left="360" w:firstLine="720"/>
        <w:rPr>
          <w:ins w:id="166" w:author="Liu, Disheng" w:date="2022-03-24T21:56:00Z"/>
        </w:rPr>
        <w:pPrChange w:id="167" w:author="Liu, Disheng" w:date="2022-03-24T22:04:00Z">
          <w:pPr/>
        </w:pPrChange>
      </w:pPr>
      <w:ins w:id="168" w:author="Liu, Disheng" w:date="2022-03-24T22:03:00Z">
        <w:r w:rsidRPr="0033139F">
          <w:rPr>
            <w:noProof/>
          </w:rPr>
          <w:drawing>
            <wp:inline distT="0" distB="0" distL="0" distR="0" wp14:anchorId="2A755239" wp14:editId="5570A682">
              <wp:extent cx="5943600" cy="2582545"/>
              <wp:effectExtent l="114300" t="101600" r="114300" b="135255"/>
              <wp:docPr id="9" name="Picture 9" descr="Chart, histo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Picture 9" descr="Chart, histogram&#10;&#10;Description automatically generated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82545"/>
                      </a:xfrm>
                      <a:prstGeom prst="rect">
                        <a:avLst/>
                      </a:prstGeom>
                      <a:solidFill>
                        <a:srgbClr val="FFFFFF">
                          <a:shade val="85000"/>
                        </a:srgbClr>
                      </a:solidFill>
                      <a:ln w="88900" cap="sq">
                        <a:solidFill>
                          <a:srgbClr val="FFFFFF"/>
                        </a:solidFill>
                        <a:miter lim="800000"/>
                      </a:ln>
                      <a:effectLst>
                        <a:outerShdw blurRad="55000" dist="18000" dir="5400000" algn="tl" rotWithShape="0">
                          <a:srgbClr val="000000">
                            <a:alpha val="40000"/>
                          </a:srgbClr>
                        </a:outerShdw>
                      </a:effectLst>
                      <a:scene3d>
                        <a:camera prst="orthographicFront"/>
                        <a:lightRig rig="twoPt" dir="t">
                          <a:rot lat="0" lon="0" rev="7200000"/>
                        </a:lightRig>
                      </a:scene3d>
                      <a:sp3d>
                        <a:bevelT w="25400" h="19050"/>
                        <a:contourClr>
                          <a:srgbClr val="FFFFFF"/>
                        </a:contourClr>
                      </a:sp3d>
                    </pic:spPr>
                  </pic:pic>
                </a:graphicData>
              </a:graphic>
            </wp:inline>
          </w:drawing>
        </w:r>
      </w:ins>
    </w:p>
    <w:p w14:paraId="0E6F787C" w14:textId="54E3C63B" w:rsidR="0033139F" w:rsidRDefault="0090765C">
      <w:pPr>
        <w:ind w:firstLine="720"/>
        <w:rPr>
          <w:ins w:id="169" w:author="Liu, Disheng" w:date="2022-03-24T21:56:00Z"/>
        </w:rPr>
        <w:pPrChange w:id="170" w:author="Liu, Disheng" w:date="2022-03-24T22:23:00Z">
          <w:pPr>
            <w:pStyle w:val="ListParagraph"/>
            <w:numPr>
              <w:ilvl w:val="3"/>
              <w:numId w:val="22"/>
            </w:numPr>
            <w:ind w:left="1080" w:hanging="720"/>
          </w:pPr>
        </w:pPrChange>
      </w:pPr>
      <w:ins w:id="171" w:author="Liu, Disheng" w:date="2022-03-24T22:23:00Z">
        <w:r>
          <w:t xml:space="preserve">In </w:t>
        </w:r>
      </w:ins>
      <w:ins w:id="172" w:author="Liu, Disheng" w:date="2022-03-24T22:22:00Z">
        <w:r w:rsidRPr="0090765C">
          <w:t>2020-12-09</w:t>
        </w:r>
      </w:ins>
      <w:ins w:id="173" w:author="Liu, Disheng" w:date="2022-03-24T22:23:00Z">
        <w:r>
          <w:t>, there was 23 person</w:t>
        </w:r>
      </w:ins>
      <w:ins w:id="174" w:author="Liu, Disheng" w:date="2022-03-24T22:25:00Z">
        <w:r>
          <w:t>s</w:t>
        </w:r>
      </w:ins>
      <w:ins w:id="175" w:author="Liu, Disheng" w:date="2022-03-24T22:23:00Z">
        <w:r>
          <w:t xml:space="preserve"> died within 7 days after his/her ED_DATE</w:t>
        </w:r>
      </w:ins>
      <w:ins w:id="176" w:author="Liu, Disheng" w:date="2022-03-24T22:24:00Z">
        <w:r>
          <w:t>, which is the maximal value from 2011 to 2021</w:t>
        </w:r>
      </w:ins>
    </w:p>
    <w:p w14:paraId="27AB38ED" w14:textId="77777777" w:rsidR="0033139F" w:rsidRDefault="0033139F">
      <w:pPr>
        <w:pStyle w:val="ListParagraph"/>
        <w:ind w:left="1080"/>
        <w:rPr>
          <w:ins w:id="177" w:author="Liu, Disheng" w:date="2022-03-24T21:55:00Z"/>
        </w:rPr>
        <w:pPrChange w:id="178" w:author="Liu, Disheng" w:date="2022-03-24T21:14:00Z">
          <w:pPr>
            <w:pStyle w:val="ListParagraph"/>
            <w:numPr>
              <w:ilvl w:val="3"/>
              <w:numId w:val="22"/>
            </w:numPr>
            <w:ind w:left="1080" w:hanging="720"/>
          </w:pPr>
        </w:pPrChange>
      </w:pPr>
    </w:p>
    <w:p w14:paraId="74D0410F" w14:textId="656DE3AB" w:rsidR="00E6734C" w:rsidRDefault="00E6734C" w:rsidP="00BB4084">
      <w:pPr>
        <w:pStyle w:val="ListParagraph"/>
        <w:numPr>
          <w:ilvl w:val="3"/>
          <w:numId w:val="22"/>
        </w:numPr>
        <w:rPr>
          <w:ins w:id="179" w:author="Liu, Disheng" w:date="2022-03-24T21:59:00Z"/>
        </w:rPr>
      </w:pPr>
      <w:r>
        <w:t xml:space="preserve">Number of </w:t>
      </w:r>
      <w:proofErr w:type="gramStart"/>
      <w:r>
        <w:t>death</w:t>
      </w:r>
      <w:proofErr w:type="gramEnd"/>
      <w:r>
        <w:t xml:space="preserve"> within 30 days of ED visit (DEATH_DATE-ED_DATE=30)</w:t>
      </w:r>
    </w:p>
    <w:p w14:paraId="43C400EC" w14:textId="064AB577" w:rsidR="0033139F" w:rsidRDefault="0033139F" w:rsidP="0033139F">
      <w:pPr>
        <w:pStyle w:val="ListParagraph"/>
        <w:ind w:left="1080"/>
        <w:rPr>
          <w:ins w:id="180" w:author="Liu, Disheng" w:date="2022-03-24T22:04:00Z"/>
        </w:rPr>
      </w:pPr>
      <w:ins w:id="181" w:author="Liu, Disheng" w:date="2022-03-24T21:59:00Z">
        <w:r>
          <w:t xml:space="preserve">There are </w:t>
        </w:r>
        <w:r w:rsidRPr="0033139F">
          <w:t>4</w:t>
        </w:r>
        <w:r>
          <w:t>,</w:t>
        </w:r>
        <w:r w:rsidRPr="0033139F">
          <w:t>920</w:t>
        </w:r>
        <w:r>
          <w:t xml:space="preserve"> </w:t>
        </w:r>
        <w:r w:rsidRPr="0033139F">
          <w:t xml:space="preserve">patients died within </w:t>
        </w:r>
        <w:r>
          <w:t>30</w:t>
        </w:r>
        <w:r w:rsidRPr="0033139F">
          <w:t xml:space="preserve"> days</w:t>
        </w:r>
      </w:ins>
    </w:p>
    <w:p w14:paraId="7B20407D" w14:textId="29595D3D" w:rsidR="00F0303E" w:rsidRDefault="003465B9" w:rsidP="0033139F">
      <w:pPr>
        <w:pStyle w:val="ListParagraph"/>
        <w:ind w:left="1080"/>
        <w:rPr>
          <w:ins w:id="182" w:author="Liu, Disheng" w:date="2022-03-24T21:59:00Z"/>
        </w:rPr>
      </w:pPr>
      <w:ins w:id="183" w:author="Liu, Disheng" w:date="2022-03-24T22:12:00Z">
        <w:r w:rsidRPr="003465B9">
          <w:rPr>
            <w:noProof/>
          </w:rPr>
          <w:drawing>
            <wp:inline distT="0" distB="0" distL="0" distR="0" wp14:anchorId="31CFCC25" wp14:editId="72B8747A">
              <wp:extent cx="5943600" cy="2625725"/>
              <wp:effectExtent l="114300" t="101600" r="114300" b="130175"/>
              <wp:docPr id="11" name="Picture 11" descr="Chart, histo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Picture 11" descr="Chart, histogram&#10;&#10;Description automatically generated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625725"/>
                      </a:xfrm>
                      <a:prstGeom prst="rect">
                        <a:avLst/>
                      </a:prstGeom>
                      <a:solidFill>
                        <a:srgbClr val="FFFFFF">
                          <a:shade val="85000"/>
                        </a:srgbClr>
                      </a:solidFill>
                      <a:ln w="88900" cap="sq">
                        <a:solidFill>
                          <a:srgbClr val="FFFFFF"/>
                        </a:solidFill>
                        <a:miter lim="800000"/>
                      </a:ln>
                      <a:effectLst>
                        <a:outerShdw blurRad="55000" dist="18000" dir="5400000" algn="tl" rotWithShape="0">
                          <a:srgbClr val="000000">
                            <a:alpha val="40000"/>
                          </a:srgbClr>
                        </a:outerShdw>
                      </a:effectLst>
                      <a:scene3d>
                        <a:camera prst="orthographicFront"/>
                        <a:lightRig rig="twoPt" dir="t">
                          <a:rot lat="0" lon="0" rev="7200000"/>
                        </a:lightRig>
                      </a:scene3d>
                      <a:sp3d>
                        <a:bevelT w="25400" h="19050"/>
                        <a:contourClr>
                          <a:srgbClr val="FFFFFF"/>
                        </a:contourClr>
                      </a:sp3d>
                    </pic:spPr>
                  </pic:pic>
                </a:graphicData>
              </a:graphic>
            </wp:inline>
          </w:drawing>
        </w:r>
      </w:ins>
    </w:p>
    <w:p w14:paraId="70796DF6" w14:textId="04F93B45" w:rsidR="0033139F" w:rsidRDefault="0033139F" w:rsidP="0033139F">
      <w:pPr>
        <w:pStyle w:val="ListParagraph"/>
        <w:ind w:left="1080"/>
        <w:rPr>
          <w:ins w:id="184" w:author="Liu, Disheng" w:date="2022-03-24T22:04:00Z"/>
        </w:rPr>
      </w:pPr>
    </w:p>
    <w:p w14:paraId="0D6FD28F" w14:textId="256B4EA5" w:rsidR="00265856" w:rsidRDefault="0090765C">
      <w:pPr>
        <w:ind w:left="720"/>
        <w:rPr>
          <w:ins w:id="185" w:author="Liu, Disheng" w:date="2022-03-24T22:29:00Z"/>
        </w:rPr>
        <w:pPrChange w:id="186" w:author="Liu, Disheng" w:date="2022-03-24T22:35:00Z">
          <w:pPr>
            <w:ind w:firstLine="720"/>
          </w:pPr>
        </w:pPrChange>
      </w:pPr>
      <w:ins w:id="187" w:author="Liu, Disheng" w:date="2022-03-24T22:26:00Z">
        <w:r>
          <w:t xml:space="preserve">Same as the situation in within_7 case, </w:t>
        </w:r>
      </w:ins>
      <w:proofErr w:type="gramStart"/>
      <w:ins w:id="188" w:author="Liu, Disheng" w:date="2022-03-24T22:25:00Z">
        <w:r>
          <w:t>In</w:t>
        </w:r>
        <w:proofErr w:type="gramEnd"/>
        <w:r>
          <w:t xml:space="preserve"> </w:t>
        </w:r>
      </w:ins>
      <w:ins w:id="189" w:author="Liu, Disheng" w:date="2022-03-24T22:26:00Z">
        <w:r w:rsidRPr="0090765C">
          <w:t>2020-12-09</w:t>
        </w:r>
      </w:ins>
      <w:ins w:id="190" w:author="Liu, Disheng" w:date="2022-03-24T22:25:00Z">
        <w:r>
          <w:t xml:space="preserve">, there was </w:t>
        </w:r>
      </w:ins>
      <w:ins w:id="191" w:author="Liu, Disheng" w:date="2022-03-24T22:26:00Z">
        <w:r w:rsidRPr="0090765C">
          <w:t>41</w:t>
        </w:r>
      </w:ins>
      <w:ins w:id="192" w:author="Liu, Disheng" w:date="2022-03-24T22:25:00Z">
        <w:r>
          <w:t xml:space="preserve"> persons died within </w:t>
        </w:r>
      </w:ins>
      <w:ins w:id="193" w:author="Liu, Disheng" w:date="2022-03-24T22:27:00Z">
        <w:r>
          <w:t>30</w:t>
        </w:r>
      </w:ins>
      <w:ins w:id="194" w:author="Liu, Disheng" w:date="2022-03-24T22:25:00Z">
        <w:r>
          <w:t xml:space="preserve"> days after his/her ED_DATE, which is the maximal value from 2011 to 2021</w:t>
        </w:r>
      </w:ins>
    </w:p>
    <w:p w14:paraId="79FE8418" w14:textId="77777777" w:rsidR="003465B9" w:rsidRDefault="003465B9">
      <w:pPr>
        <w:rPr>
          <w:ins w:id="195" w:author="Liu, Disheng" w:date="2022-03-24T22:17:00Z"/>
        </w:rPr>
        <w:pPrChange w:id="196" w:author="Liu, Disheng" w:date="2022-03-24T22:32:00Z">
          <w:pPr>
            <w:pStyle w:val="ListParagraph"/>
            <w:ind w:left="1080"/>
          </w:pPr>
        </w:pPrChange>
      </w:pPr>
    </w:p>
    <w:p w14:paraId="12AC6FF0" w14:textId="4FFD4E35" w:rsidR="003465B9" w:rsidRDefault="00395EAB">
      <w:pPr>
        <w:rPr>
          <w:ins w:id="197" w:author="Liu, Disheng" w:date="2022-03-24T22:17:00Z"/>
        </w:rPr>
        <w:pPrChange w:id="198" w:author="Liu, Disheng" w:date="2022-03-24T22:34:00Z">
          <w:pPr>
            <w:pStyle w:val="ListParagraph"/>
            <w:ind w:left="1080"/>
          </w:pPr>
        </w:pPrChange>
      </w:pPr>
      <w:ins w:id="199" w:author="Liu, Disheng" w:date="2022-03-24T22:34:00Z">
        <w:r>
          <w:t>Comparing the age distribution of died within 7 and 30 days:</w:t>
        </w:r>
      </w:ins>
    </w:p>
    <w:p w14:paraId="18DD25B2" w14:textId="341E8A4D" w:rsidR="00F0303E" w:rsidRDefault="00F0303E" w:rsidP="0033139F">
      <w:pPr>
        <w:pStyle w:val="ListParagraph"/>
        <w:ind w:left="1080"/>
        <w:rPr>
          <w:ins w:id="200" w:author="Liu, Disheng" w:date="2022-03-24T22:07:00Z"/>
        </w:rPr>
      </w:pPr>
      <w:ins w:id="201" w:author="Liu, Disheng" w:date="2022-03-24T22:06:00Z">
        <w:r w:rsidRPr="00F0303E">
          <w:t>In general, the data distributions of died within_7 days and within_30 days are quite similar—the peak appear in the range of age 70-90</w:t>
        </w:r>
        <w:r>
          <w:t>.</w:t>
        </w:r>
      </w:ins>
    </w:p>
    <w:p w14:paraId="3D316446" w14:textId="2AE0B769" w:rsidR="00F0303E" w:rsidRDefault="00F0303E" w:rsidP="0033139F">
      <w:pPr>
        <w:pStyle w:val="ListParagraph"/>
        <w:ind w:left="1080"/>
        <w:rPr>
          <w:ins w:id="202" w:author="Liu, Disheng" w:date="2022-03-24T22:07:00Z"/>
        </w:rPr>
      </w:pPr>
    </w:p>
    <w:p w14:paraId="7961BD1C" w14:textId="6C287F61" w:rsidR="003465B9" w:rsidRDefault="003465B9" w:rsidP="0033139F">
      <w:pPr>
        <w:pStyle w:val="ListParagraph"/>
        <w:ind w:left="1080"/>
        <w:rPr>
          <w:ins w:id="203" w:author="Liu, Disheng" w:date="2022-03-24T22:35:00Z"/>
        </w:rPr>
      </w:pPr>
      <w:ins w:id="204" w:author="Liu, Disheng" w:date="2022-03-24T22:14:00Z">
        <w:r>
          <w:t xml:space="preserve">However, </w:t>
        </w:r>
        <w:r w:rsidRPr="003465B9">
          <w:t>in detail, more men than women aged 60-80 died within 30 days</w:t>
        </w:r>
        <w:r>
          <w:t xml:space="preserve">. </w:t>
        </w:r>
      </w:ins>
      <w:ins w:id="205" w:author="Liu, Disheng" w:date="2022-03-24T22:17:00Z">
        <w:r w:rsidRPr="003465B9">
          <w:t>Combined with the fact that more senior females are recorded at this age</w:t>
        </w:r>
        <w:r>
          <w:t xml:space="preserve"> range</w:t>
        </w:r>
        <w:r w:rsidRPr="003465B9">
          <w:t>, this graph does suggest that males are more vulnerable than females at this age</w:t>
        </w:r>
        <w:r>
          <w:t xml:space="preserve"> range</w:t>
        </w:r>
        <w:r w:rsidRPr="003465B9">
          <w:t>.</w:t>
        </w:r>
      </w:ins>
    </w:p>
    <w:p w14:paraId="679C6A6F" w14:textId="42DFF949" w:rsidR="00395EAB" w:rsidRDefault="00395EAB">
      <w:pPr>
        <w:rPr>
          <w:ins w:id="206" w:author="Liu, Disheng" w:date="2022-03-24T22:35:00Z"/>
        </w:rPr>
        <w:pPrChange w:id="207" w:author="Liu, Disheng" w:date="2022-03-24T22:35:00Z">
          <w:pPr>
            <w:ind w:left="720"/>
          </w:pPr>
        </w:pPrChange>
      </w:pPr>
      <w:ins w:id="208" w:author="Liu, Disheng" w:date="2022-03-24T22:35:00Z">
        <w:r>
          <w:t>Evaluating the death case along time series,  the death cases within 7 days and 30 days reach their peaks in the period of the outbreak of Covid-19</w:t>
        </w:r>
      </w:ins>
    </w:p>
    <w:p w14:paraId="68ABA745" w14:textId="77777777" w:rsidR="00395EAB" w:rsidRDefault="00395EAB">
      <w:pPr>
        <w:rPr>
          <w:ins w:id="209" w:author="Liu, Disheng" w:date="2022-03-24T22:14:00Z"/>
        </w:rPr>
        <w:pPrChange w:id="210" w:author="Liu, Disheng" w:date="2022-03-24T22:35:00Z">
          <w:pPr>
            <w:pStyle w:val="ListParagraph"/>
            <w:ind w:left="1080"/>
          </w:pPr>
        </w:pPrChange>
      </w:pPr>
    </w:p>
    <w:p w14:paraId="73862C3A" w14:textId="77777777" w:rsidR="003465B9" w:rsidRDefault="003465B9" w:rsidP="0033139F">
      <w:pPr>
        <w:pStyle w:val="ListParagraph"/>
        <w:ind w:left="1080"/>
        <w:rPr>
          <w:ins w:id="211" w:author="Liu, Disheng" w:date="2022-03-24T21:59:00Z"/>
        </w:rPr>
      </w:pPr>
    </w:p>
    <w:p w14:paraId="09B276BD" w14:textId="1D81559B" w:rsidR="0033139F" w:rsidDel="0033139F" w:rsidRDefault="0033139F">
      <w:pPr>
        <w:pStyle w:val="ListParagraph"/>
        <w:ind w:left="1080"/>
        <w:rPr>
          <w:del w:id="212" w:author="Liu, Disheng" w:date="2022-03-24T21:59:00Z"/>
        </w:rPr>
        <w:pPrChange w:id="213" w:author="Liu, Disheng" w:date="2022-03-24T21:59:00Z">
          <w:pPr>
            <w:pStyle w:val="ListParagraph"/>
            <w:numPr>
              <w:ilvl w:val="3"/>
              <w:numId w:val="22"/>
            </w:numPr>
            <w:ind w:left="1080" w:hanging="720"/>
          </w:pPr>
        </w:pPrChange>
      </w:pPr>
    </w:p>
    <w:p w14:paraId="71BE3F3F" w14:textId="77777777" w:rsidR="00B07860" w:rsidRDefault="00B07860" w:rsidP="00B07860">
      <w:pPr>
        <w:pStyle w:val="ListParagraph"/>
        <w:numPr>
          <w:ilvl w:val="2"/>
          <w:numId w:val="22"/>
        </w:numPr>
      </w:pPr>
      <w:r>
        <w:t>zip code distribution</w:t>
      </w:r>
    </w:p>
    <w:p w14:paraId="00DA9B1B" w14:textId="769849E5" w:rsidR="00B07860" w:rsidRDefault="001742BB" w:rsidP="00E63586">
      <w:pPr>
        <w:pStyle w:val="ListParagraph"/>
        <w:ind w:left="1080"/>
        <w:rPr>
          <w:ins w:id="214" w:author="Liu, Disheng" w:date="2022-03-24T19:37:00Z"/>
        </w:rPr>
      </w:pPr>
      <w:ins w:id="215" w:author="Liu, Disheng" w:date="2022-03-24T19:36:00Z">
        <w:r>
          <w:t>T</w:t>
        </w:r>
      </w:ins>
      <w:ins w:id="216" w:author="Liu, Disheng" w:date="2022-03-24T19:35:00Z">
        <w:r>
          <w:t xml:space="preserve">here are </w:t>
        </w:r>
        <w:r w:rsidRPr="001742BB">
          <w:t>82</w:t>
        </w:r>
      </w:ins>
      <w:ins w:id="217" w:author="Liu, Disheng" w:date="2022-03-24T19:36:00Z">
        <w:r>
          <w:t xml:space="preserve"> rows missing values in ZIP_CODE (</w:t>
        </w:r>
      </w:ins>
      <w:ins w:id="218" w:author="Liu, Disheng" w:date="2022-03-24T19:35:00Z">
        <w:r w:rsidRPr="001742BB">
          <w:t>0.055%</w:t>
        </w:r>
      </w:ins>
      <w:ins w:id="219" w:author="Liu, Disheng" w:date="2022-03-24T19:36:00Z">
        <w:r>
          <w:t>)</w:t>
        </w:r>
      </w:ins>
    </w:p>
    <w:p w14:paraId="4B57CB61" w14:textId="21A7C15B" w:rsidR="00953EA7" w:rsidRDefault="00953EA7" w:rsidP="00E63586">
      <w:pPr>
        <w:pStyle w:val="ListParagraph"/>
        <w:ind w:left="1080"/>
        <w:rPr>
          <w:ins w:id="220" w:author="Liu, Disheng" w:date="2022-03-24T19:36:00Z"/>
        </w:rPr>
      </w:pPr>
      <w:ins w:id="221" w:author="Liu, Disheng" w:date="2022-03-24T19:37:00Z">
        <w:r>
          <w:t xml:space="preserve">There are </w:t>
        </w:r>
        <w:r w:rsidRPr="00953EA7">
          <w:t>560</w:t>
        </w:r>
        <w:r>
          <w:t xml:space="preserve"> different </w:t>
        </w:r>
        <w:proofErr w:type="gramStart"/>
        <w:r>
          <w:t>ZIP</w:t>
        </w:r>
        <w:proofErr w:type="gramEnd"/>
        <w:r>
          <w:t>_CODEs</w:t>
        </w:r>
      </w:ins>
    </w:p>
    <w:p w14:paraId="2053C0C0" w14:textId="59494F7E" w:rsidR="001742BB" w:rsidRDefault="00953EA7" w:rsidP="00E63586">
      <w:pPr>
        <w:pStyle w:val="ListParagraph"/>
        <w:ind w:left="1080"/>
        <w:rPr>
          <w:ins w:id="222" w:author="Liu, Disheng" w:date="2022-03-24T19:37:00Z"/>
        </w:rPr>
      </w:pPr>
      <w:ins w:id="223" w:author="Liu, Disheng" w:date="2022-03-24T19:36:00Z">
        <w:r>
          <w:t xml:space="preserve">25% of data coming from ZIP_CODE  of 152 </w:t>
        </w:r>
      </w:ins>
    </w:p>
    <w:p w14:paraId="6C7B7B33" w14:textId="4BA6CCF6" w:rsidR="00953EA7" w:rsidRDefault="00953EA7" w:rsidP="00E63586">
      <w:pPr>
        <w:pStyle w:val="ListParagraph"/>
        <w:ind w:left="1080"/>
        <w:rPr>
          <w:ins w:id="224" w:author="Liu, Disheng" w:date="2022-03-24T19:38:00Z"/>
        </w:rPr>
      </w:pPr>
      <w:ins w:id="225" w:author="Liu, Disheng" w:date="2022-03-24T19:37:00Z">
        <w:r>
          <w:t>13% of data coming from ZIP_CODE</w:t>
        </w:r>
      </w:ins>
      <w:ins w:id="226" w:author="Liu, Disheng" w:date="2022-03-24T19:38:00Z">
        <w:r>
          <w:t xml:space="preserve"> of 151</w:t>
        </w:r>
      </w:ins>
    </w:p>
    <w:p w14:paraId="5911CA4A" w14:textId="7506164D" w:rsidR="00953EA7" w:rsidRDefault="00953EA7" w:rsidP="00E63586">
      <w:pPr>
        <w:pStyle w:val="ListParagraph"/>
        <w:ind w:left="1080"/>
        <w:rPr>
          <w:ins w:id="227" w:author="Liu, Disheng" w:date="2022-03-24T19:38:00Z"/>
        </w:rPr>
      </w:pPr>
      <w:ins w:id="228" w:author="Liu, Disheng" w:date="2022-03-24T19:38:00Z">
        <w:r>
          <w:t>12% of data coming from ZIP_CODE of 166</w:t>
        </w:r>
      </w:ins>
    </w:p>
    <w:p w14:paraId="3850B612" w14:textId="615E67F9" w:rsidR="00953EA7" w:rsidRDefault="00953EA7" w:rsidP="00953EA7">
      <w:pPr>
        <w:pStyle w:val="ListParagraph"/>
        <w:ind w:left="1080"/>
        <w:rPr>
          <w:ins w:id="229" w:author="Liu, Disheng" w:date="2022-03-24T19:38:00Z"/>
        </w:rPr>
      </w:pPr>
      <w:ins w:id="230" w:author="Liu, Disheng" w:date="2022-03-24T19:38:00Z">
        <w:r>
          <w:t>10% of data coming from ZIP_CODE of 161</w:t>
        </w:r>
      </w:ins>
    </w:p>
    <w:p w14:paraId="5FEB3C45" w14:textId="5BAFE02F" w:rsidR="00953EA7" w:rsidRDefault="00953EA7" w:rsidP="00953EA7">
      <w:pPr>
        <w:pStyle w:val="ListParagraph"/>
        <w:ind w:left="1080"/>
        <w:rPr>
          <w:ins w:id="231" w:author="Liu, Disheng" w:date="2022-03-24T19:39:00Z"/>
        </w:rPr>
      </w:pPr>
      <w:ins w:id="232" w:author="Liu, Disheng" w:date="2022-03-24T19:38:00Z">
        <w:r>
          <w:lastRenderedPageBreak/>
          <w:t xml:space="preserve">9% </w:t>
        </w:r>
      </w:ins>
      <w:ins w:id="233" w:author="Liu, Disheng" w:date="2022-03-24T19:39:00Z">
        <w:r>
          <w:t>of data coming from ZIP_CODE of 150</w:t>
        </w:r>
      </w:ins>
    </w:p>
    <w:p w14:paraId="05384E35" w14:textId="144A001B" w:rsidR="00953EA7" w:rsidRDefault="00DF716E" w:rsidP="00953EA7">
      <w:pPr>
        <w:pStyle w:val="ListParagraph"/>
        <w:ind w:left="1080"/>
        <w:rPr>
          <w:ins w:id="234" w:author="Liu, Disheng" w:date="2022-03-24T19:39:00Z"/>
        </w:rPr>
      </w:pPr>
      <w:ins w:id="235" w:author="Liu, Disheng" w:date="2022-03-24T20:57:00Z">
        <w:r w:rsidRPr="00DF716E">
          <w:rPr>
            <w:noProof/>
          </w:rPr>
          <w:drawing>
            <wp:inline distT="0" distB="0" distL="0" distR="0" wp14:anchorId="75F2D011" wp14:editId="78A82D76">
              <wp:extent cx="3873662" cy="3126658"/>
              <wp:effectExtent l="101600" t="114300" r="101600" b="150495"/>
              <wp:docPr id="7" name="Picture 7" descr="Chart, pie char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7" descr="Chart, pie chart&#10;&#10;Description automatically generated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02431" cy="3149879"/>
                      </a:xfrm>
                      <a:prstGeom prst="rect">
                        <a:avLst/>
                      </a:prstGeom>
                      <a:solidFill>
                        <a:srgbClr val="FFFFFF">
                          <a:shade val="85000"/>
                        </a:srgbClr>
                      </a:solidFill>
                      <a:ln w="88900" cap="sq">
                        <a:solidFill>
                          <a:srgbClr val="FFFFFF"/>
                        </a:solidFill>
                        <a:miter lim="800000"/>
                      </a:ln>
                      <a:effectLst>
                        <a:outerShdw blurRad="55000" dist="18000" dir="5400000" algn="tl" rotWithShape="0">
                          <a:srgbClr val="000000">
                            <a:alpha val="40000"/>
                          </a:srgbClr>
                        </a:outerShdw>
                      </a:effectLst>
                      <a:scene3d>
                        <a:camera prst="orthographicFront"/>
                        <a:lightRig rig="twoPt" dir="t">
                          <a:rot lat="0" lon="0" rev="7200000"/>
                        </a:lightRig>
                      </a:scene3d>
                      <a:sp3d>
                        <a:bevelT w="25400" h="19050"/>
                        <a:contourClr>
                          <a:srgbClr val="FFFFFF"/>
                        </a:contourClr>
                      </a:sp3d>
                    </pic:spPr>
                  </pic:pic>
                </a:graphicData>
              </a:graphic>
            </wp:inline>
          </w:drawing>
        </w:r>
      </w:ins>
    </w:p>
    <w:p w14:paraId="01B37ED2" w14:textId="1C012F76" w:rsidR="00953EA7" w:rsidDel="00405DA6" w:rsidRDefault="006B1AEB" w:rsidP="00E63586">
      <w:pPr>
        <w:pStyle w:val="ListParagraph"/>
        <w:ind w:left="1080"/>
        <w:rPr>
          <w:del w:id="236" w:author="Liu, Disheng" w:date="2022-03-24T19:39:00Z"/>
        </w:rPr>
      </w:pPr>
      <w:ins w:id="237" w:author="Liu, Disheng" w:date="2022-03-24T20:48:00Z">
        <w:r>
          <w:t xml:space="preserve">Exploring the death situation of </w:t>
        </w:r>
      </w:ins>
      <w:ins w:id="238" w:author="Liu, Disheng" w:date="2022-03-24T20:49:00Z">
        <w:r w:rsidR="00405DA6">
          <w:t xml:space="preserve">specific region(ZIP_CODE), </w:t>
        </w:r>
      </w:ins>
      <w:ins w:id="239" w:author="Liu, Disheng" w:date="2022-03-24T20:54:00Z">
        <w:r w:rsidR="00405DA6">
          <w:t>t</w:t>
        </w:r>
        <w:r w:rsidR="00405DA6" w:rsidRPr="00405DA6">
          <w:t>he proportion of deaths corresponds to the proportion recorded in each region (ZIP_CODE)</w:t>
        </w:r>
      </w:ins>
    </w:p>
    <w:p w14:paraId="74868467" w14:textId="77777777" w:rsidR="00405DA6" w:rsidRDefault="00405DA6" w:rsidP="00E63586">
      <w:pPr>
        <w:pStyle w:val="ListParagraph"/>
        <w:ind w:left="1080"/>
        <w:rPr>
          <w:ins w:id="240" w:author="Liu, Disheng" w:date="2022-03-24T20:54:00Z"/>
        </w:rPr>
      </w:pPr>
    </w:p>
    <w:p w14:paraId="40531B4E" w14:textId="7AFE1852" w:rsidR="00405DA6" w:rsidRDefault="00DF716E" w:rsidP="00E63586">
      <w:pPr>
        <w:pStyle w:val="ListParagraph"/>
        <w:ind w:left="1080"/>
        <w:rPr>
          <w:ins w:id="241" w:author="Liu, Disheng" w:date="2022-03-24T20:56:00Z"/>
        </w:rPr>
      </w:pPr>
      <w:ins w:id="242" w:author="Liu, Disheng" w:date="2022-03-24T20:54:00Z">
        <w:r>
          <w:t xml:space="preserve">More </w:t>
        </w:r>
      </w:ins>
      <w:ins w:id="243" w:author="Liu, Disheng" w:date="2022-03-24T20:56:00Z">
        <w:r>
          <w:t xml:space="preserve">patient </w:t>
        </w:r>
      </w:ins>
      <w:ins w:id="244" w:author="Liu, Disheng" w:date="2022-03-24T20:54:00Z">
        <w:r>
          <w:t>recodes in ZIP_CODE 152</w:t>
        </w:r>
      </w:ins>
      <w:ins w:id="245" w:author="Liu, Disheng" w:date="2022-03-24T20:55:00Z">
        <w:r>
          <w:t xml:space="preserve">, </w:t>
        </w:r>
        <w:r w:rsidRPr="00DF716E">
          <w:t>more mortality in this area.</w:t>
        </w:r>
        <w:r>
          <w:t xml:space="preserve">in this region </w:t>
        </w:r>
      </w:ins>
    </w:p>
    <w:p w14:paraId="00F7F602" w14:textId="43A553B6" w:rsidR="00DF716E" w:rsidRDefault="00DF716E" w:rsidP="00E63586">
      <w:pPr>
        <w:pStyle w:val="ListParagraph"/>
        <w:ind w:left="1080"/>
        <w:rPr>
          <w:ins w:id="246" w:author="Liu, Disheng" w:date="2022-03-24T20:56:00Z"/>
        </w:rPr>
      </w:pPr>
    </w:p>
    <w:p w14:paraId="388954AC" w14:textId="377A78F4" w:rsidR="00DF716E" w:rsidRDefault="00DF716E" w:rsidP="00E63586">
      <w:pPr>
        <w:pStyle w:val="ListParagraph"/>
        <w:ind w:left="1080"/>
        <w:rPr>
          <w:ins w:id="247" w:author="Liu, Disheng" w:date="2022-03-24T20:50:00Z"/>
        </w:rPr>
      </w:pPr>
      <w:ins w:id="248" w:author="Liu, Disheng" w:date="2022-03-24T20:56:00Z">
        <w:r w:rsidRPr="00DF716E">
          <w:rPr>
            <w:noProof/>
          </w:rPr>
          <w:drawing>
            <wp:inline distT="0" distB="0" distL="0" distR="0" wp14:anchorId="707F0AF2" wp14:editId="3DBFD7E8">
              <wp:extent cx="3578493" cy="3045542"/>
              <wp:effectExtent l="101600" t="114300" r="104775" b="154940"/>
              <wp:docPr id="6" name="Picture 6" descr="Chart, pie char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6" descr="Chart, pie chart&#10;&#10;Description automatically generated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93525" cy="3058335"/>
                      </a:xfrm>
                      <a:prstGeom prst="rect">
                        <a:avLst/>
                      </a:prstGeom>
                      <a:solidFill>
                        <a:srgbClr val="FFFFFF">
                          <a:shade val="85000"/>
                        </a:srgbClr>
                      </a:solidFill>
                      <a:ln w="88900" cap="sq">
                        <a:solidFill>
                          <a:srgbClr val="FFFFFF"/>
                        </a:solidFill>
                        <a:miter lim="800000"/>
                      </a:ln>
                      <a:effectLst>
                        <a:outerShdw blurRad="55000" dist="18000" dir="5400000" algn="tl" rotWithShape="0">
                          <a:srgbClr val="000000">
                            <a:alpha val="40000"/>
                          </a:srgbClr>
                        </a:outerShdw>
                      </a:effectLst>
                      <a:scene3d>
                        <a:camera prst="orthographicFront"/>
                        <a:lightRig rig="twoPt" dir="t">
                          <a:rot lat="0" lon="0" rev="7200000"/>
                        </a:lightRig>
                      </a:scene3d>
                      <a:sp3d>
                        <a:bevelT w="25400" h="19050"/>
                        <a:contourClr>
                          <a:srgbClr val="FFFFFF"/>
                        </a:contourClr>
                      </a:sp3d>
                    </pic:spPr>
                  </pic:pic>
                </a:graphicData>
              </a:graphic>
            </wp:inline>
          </w:drawing>
        </w:r>
      </w:ins>
    </w:p>
    <w:p w14:paraId="23C49F3C" w14:textId="77777777" w:rsidR="00B07860" w:rsidRDefault="00B07860" w:rsidP="00E63586">
      <w:pPr>
        <w:pStyle w:val="ListParagraph"/>
        <w:ind w:left="1080"/>
      </w:pPr>
    </w:p>
    <w:p w14:paraId="40DA8FCB" w14:textId="648A8246" w:rsidR="00F207BB" w:rsidRDefault="00F207BB">
      <w:pPr>
        <w:rPr>
          <w:ins w:id="249" w:author="Liu, Disheng" w:date="2022-03-24T20:48:00Z"/>
          <w:lang w:eastAsia="en-US"/>
        </w:rPr>
      </w:pPr>
      <w:r>
        <w:rPr>
          <w:lang w:eastAsia="en-US"/>
        </w:rPr>
        <w:br w:type="page"/>
      </w:r>
    </w:p>
    <w:p w14:paraId="30B499E3" w14:textId="77777777" w:rsidR="006B1AEB" w:rsidRDefault="006B1AE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en-US"/>
        </w:rPr>
      </w:pPr>
    </w:p>
    <w:p w14:paraId="13440CA2" w14:textId="30A4E464" w:rsidR="0001269B" w:rsidRPr="00065B67" w:rsidRDefault="00280F6D" w:rsidP="00B07860">
      <w:pPr>
        <w:pStyle w:val="Heading2"/>
        <w:rPr>
          <w:lang w:eastAsia="en-US"/>
        </w:rPr>
      </w:pPr>
      <w:r>
        <w:rPr>
          <w:lang w:eastAsia="en-US"/>
        </w:rPr>
        <w:t xml:space="preserve">1.2 </w:t>
      </w:r>
      <w:r w:rsidR="0001269B" w:rsidRPr="00065B67">
        <w:rPr>
          <w:lang w:eastAsia="en-US"/>
        </w:rPr>
        <w:t>Table 2: Encounters (all encounters for seven (7) days following the initial ED encounter)</w:t>
      </w:r>
    </w:p>
    <w:p w14:paraId="34A556C7" w14:textId="77777777" w:rsidR="0001269B" w:rsidRPr="00065B67" w:rsidRDefault="0001269B" w:rsidP="0001269B">
      <w:pPr>
        <w:spacing w:after="0" w:line="240" w:lineRule="auto"/>
        <w:rPr>
          <w:rFonts w:eastAsia="SimSun" w:cs="Times New Roman"/>
          <w:lang w:eastAsia="en-US"/>
        </w:rPr>
      </w:pPr>
      <w:r w:rsidRPr="00065B67">
        <w:rPr>
          <w:rFonts w:eastAsia="SimSun" w:cs="Times New Roman"/>
          <w:lang w:eastAsia="en-US"/>
        </w:rPr>
        <w:t>File Name: R3_1971_YE_ENCOUNTERS_2021_03_01</w:t>
      </w:r>
    </w:p>
    <w:p w14:paraId="0592138C" w14:textId="019441D5" w:rsidR="00280F6D" w:rsidRPr="00065B67" w:rsidRDefault="00280F6D" w:rsidP="0001269B">
      <w:pPr>
        <w:spacing w:after="0" w:line="240" w:lineRule="auto"/>
        <w:rPr>
          <w:rFonts w:eastAsia="SimSun" w:cs="Times New Roman"/>
          <w:lang w:eastAsia="en-US"/>
        </w:rPr>
      </w:pPr>
      <w:r>
        <w:rPr>
          <w:rFonts w:eastAsia="SimSun" w:cs="Times New Roman"/>
          <w:lang w:eastAsia="en-US"/>
        </w:rPr>
        <w:t>Data elements:</w:t>
      </w:r>
    </w:p>
    <w:p w14:paraId="523D3760" w14:textId="3D8B47A8" w:rsidR="0001269B" w:rsidRPr="00065B67" w:rsidRDefault="0001269B" w:rsidP="0001269B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Patient_Study_ID</w:t>
      </w:r>
      <w:proofErr w:type="spellEnd"/>
      <w:r w:rsidR="00280F6D">
        <w:rPr>
          <w:rFonts w:eastAsia="SimSun" w:cs="Times New Roman"/>
          <w:lang w:eastAsia="en-US"/>
        </w:rPr>
        <w:t xml:space="preserve">, </w:t>
      </w:r>
      <w:proofErr w:type="spellStart"/>
      <w:r w:rsidRPr="00065B67">
        <w:rPr>
          <w:rFonts w:eastAsia="SimSun" w:cs="Times New Roman"/>
          <w:lang w:eastAsia="en-US"/>
        </w:rPr>
        <w:t>Visit_Start_Date</w:t>
      </w:r>
      <w:proofErr w:type="spellEnd"/>
      <w:r w:rsidRPr="00065B67">
        <w:rPr>
          <w:rFonts w:eastAsia="SimSun" w:cs="Times New Roman"/>
          <w:lang w:eastAsia="en-US"/>
        </w:rPr>
        <w:t xml:space="preserve"> (date only)</w:t>
      </w:r>
      <w:r w:rsidR="00280F6D">
        <w:rPr>
          <w:rFonts w:eastAsia="SimSun" w:cs="Times New Roman"/>
          <w:lang w:eastAsia="en-US"/>
        </w:rPr>
        <w:t xml:space="preserve">, </w:t>
      </w:r>
      <w:proofErr w:type="spellStart"/>
      <w:r w:rsidRPr="00065B67">
        <w:rPr>
          <w:rFonts w:eastAsia="SimSun" w:cs="Times New Roman"/>
          <w:lang w:eastAsia="en-US"/>
        </w:rPr>
        <w:t>Visit_End_Date</w:t>
      </w:r>
      <w:proofErr w:type="spellEnd"/>
      <w:r w:rsidRPr="00065B67">
        <w:rPr>
          <w:rFonts w:eastAsia="SimSun" w:cs="Times New Roman"/>
          <w:lang w:eastAsia="en-US"/>
        </w:rPr>
        <w:t xml:space="preserve"> (date only)</w:t>
      </w:r>
      <w:r w:rsidR="00280F6D">
        <w:rPr>
          <w:rFonts w:eastAsia="SimSun" w:cs="Times New Roman"/>
          <w:lang w:eastAsia="en-US"/>
        </w:rPr>
        <w:t xml:space="preserve">, </w:t>
      </w:r>
      <w:proofErr w:type="spellStart"/>
      <w:r w:rsidRPr="00065B67">
        <w:rPr>
          <w:rFonts w:eastAsia="SimSun" w:cs="Times New Roman"/>
          <w:lang w:eastAsia="en-US"/>
        </w:rPr>
        <w:t>Enc_Type</w:t>
      </w:r>
      <w:proofErr w:type="spellEnd"/>
      <w:r w:rsidR="00280F6D">
        <w:rPr>
          <w:rFonts w:eastAsia="SimSun" w:cs="Times New Roman"/>
          <w:lang w:eastAsia="en-US"/>
        </w:rPr>
        <w:t xml:space="preserve">, </w:t>
      </w:r>
      <w:r w:rsidRPr="00065B67">
        <w:rPr>
          <w:rFonts w:eastAsia="SimSun" w:cs="Times New Roman"/>
          <w:lang w:eastAsia="en-US"/>
        </w:rPr>
        <w:t>Location</w:t>
      </w:r>
    </w:p>
    <w:p w14:paraId="6657719C" w14:textId="33D11439" w:rsidR="0001269B" w:rsidRDefault="0001269B" w:rsidP="0001269B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eastAsia="en-US"/>
        </w:rPr>
        <w:t>Appointment_Status</w:t>
      </w:r>
      <w:proofErr w:type="spellEnd"/>
      <w:r w:rsidR="00280F6D">
        <w:rPr>
          <w:rFonts w:eastAsia="SimSun" w:cs="Times New Roman"/>
          <w:lang w:eastAsia="en-US"/>
        </w:rPr>
        <w:t xml:space="preserve">, </w:t>
      </w:r>
      <w:proofErr w:type="spellStart"/>
      <w:r w:rsidRPr="00065B67">
        <w:rPr>
          <w:rFonts w:eastAsia="SimSun" w:cs="Times New Roman"/>
          <w:lang w:eastAsia="en-US"/>
        </w:rPr>
        <w:t>Admit_Source</w:t>
      </w:r>
      <w:proofErr w:type="spellEnd"/>
      <w:r w:rsidR="00280F6D">
        <w:rPr>
          <w:rFonts w:eastAsia="SimSun" w:cs="Times New Roman"/>
          <w:lang w:eastAsia="en-US"/>
        </w:rPr>
        <w:t xml:space="preserve">, </w:t>
      </w:r>
      <w:proofErr w:type="spellStart"/>
      <w:r w:rsidRPr="00065B67">
        <w:rPr>
          <w:rFonts w:eastAsia="SimSun" w:cs="Times New Roman"/>
          <w:lang w:eastAsia="en-US"/>
        </w:rPr>
        <w:t>Hospital_Service</w:t>
      </w:r>
      <w:proofErr w:type="spellEnd"/>
      <w:r w:rsidR="00280F6D">
        <w:rPr>
          <w:rFonts w:eastAsia="SimSun" w:cs="Times New Roman"/>
          <w:lang w:eastAsia="en-US"/>
        </w:rPr>
        <w:t xml:space="preserve">, </w:t>
      </w:r>
      <w:proofErr w:type="spellStart"/>
      <w:r w:rsidRPr="00065B67">
        <w:rPr>
          <w:rFonts w:eastAsia="SimSun" w:cs="Times New Roman"/>
          <w:lang w:eastAsia="en-US"/>
        </w:rPr>
        <w:t>Patient_Type</w:t>
      </w:r>
      <w:proofErr w:type="spellEnd"/>
      <w:r w:rsidR="00280F6D">
        <w:rPr>
          <w:rFonts w:eastAsia="SimSun" w:cs="Times New Roman"/>
          <w:lang w:eastAsia="en-US"/>
        </w:rPr>
        <w:t xml:space="preserve">, </w:t>
      </w:r>
      <w:proofErr w:type="spellStart"/>
      <w:r w:rsidRPr="00065B67">
        <w:rPr>
          <w:rFonts w:eastAsia="SimSun" w:cs="Times New Roman"/>
          <w:lang w:eastAsia="en-US"/>
        </w:rPr>
        <w:t>Patient_Class</w:t>
      </w:r>
      <w:proofErr w:type="spellEnd"/>
      <w:r w:rsidR="00280F6D">
        <w:rPr>
          <w:rFonts w:eastAsia="SimSun" w:cs="Times New Roman"/>
          <w:lang w:eastAsia="en-US"/>
        </w:rPr>
        <w:t xml:space="preserve">, </w:t>
      </w:r>
      <w:proofErr w:type="spellStart"/>
      <w:r w:rsidRPr="00065B67">
        <w:rPr>
          <w:rFonts w:eastAsia="SimSun" w:cs="Times New Roman"/>
          <w:lang w:eastAsia="en-US"/>
        </w:rPr>
        <w:t>Chief_Complaint</w:t>
      </w:r>
      <w:proofErr w:type="spellEnd"/>
      <w:r w:rsidR="00280F6D">
        <w:rPr>
          <w:rFonts w:eastAsia="SimSun" w:cs="Times New Roman"/>
          <w:lang w:eastAsia="en-US"/>
        </w:rPr>
        <w:t xml:space="preserve">, </w:t>
      </w:r>
      <w:proofErr w:type="spellStart"/>
      <w:r w:rsidRPr="00065B67">
        <w:rPr>
          <w:rFonts w:eastAsia="SimSun" w:cs="Times New Roman"/>
          <w:lang w:eastAsia="en-US"/>
        </w:rPr>
        <w:t>Chief_Complaint_Onset_Date</w:t>
      </w:r>
      <w:proofErr w:type="spellEnd"/>
    </w:p>
    <w:p w14:paraId="77018CF8" w14:textId="70265E2C" w:rsidR="00280F6D" w:rsidRDefault="00280F6D" w:rsidP="0001269B">
      <w:pPr>
        <w:spacing w:after="0" w:line="240" w:lineRule="auto"/>
        <w:rPr>
          <w:rFonts w:eastAsia="SimSun" w:cs="Times New Roman"/>
          <w:lang w:eastAsia="en-US"/>
        </w:rPr>
      </w:pPr>
    </w:p>
    <w:p w14:paraId="51D09E63" w14:textId="1B0ADDB3" w:rsidR="00E63586" w:rsidRDefault="00E63586" w:rsidP="00E63586">
      <w:r>
        <w:t xml:space="preserve">Comments on table </w:t>
      </w:r>
      <w:r w:rsidR="00725C82" w:rsidRPr="00065B67">
        <w:rPr>
          <w:rFonts w:eastAsia="SimSun" w:cs="Times New Roman"/>
          <w:lang w:eastAsia="en-US"/>
        </w:rPr>
        <w:t>R3_1971_YE_ENCOUNTERS_2021_03_01</w:t>
      </w:r>
      <w:r>
        <w:t xml:space="preserve">: </w:t>
      </w:r>
    </w:p>
    <w:p w14:paraId="4257F4E1" w14:textId="6955A300" w:rsidR="00E63586" w:rsidRPr="00611B3F" w:rsidRDefault="00E63586" w:rsidP="00E63586">
      <w:pPr>
        <w:pStyle w:val="ListParagraph"/>
        <w:numPr>
          <w:ilvl w:val="0"/>
          <w:numId w:val="25"/>
        </w:numPr>
        <w:rPr>
          <w:lang w:eastAsia="en-US"/>
        </w:rPr>
      </w:pPr>
      <w:r w:rsidRPr="00065B67">
        <w:rPr>
          <w:rFonts w:eastAsia="SimSun" w:cs="Times New Roman"/>
          <w:lang w:eastAsia="en-US"/>
        </w:rPr>
        <w:t>one row per encounter</w:t>
      </w:r>
      <w:r>
        <w:rPr>
          <w:rFonts w:eastAsia="SimSun" w:cs="Times New Roman"/>
          <w:lang w:eastAsia="en-US"/>
        </w:rPr>
        <w:t xml:space="preserve"> (some rows are not </w:t>
      </w:r>
      <w:proofErr w:type="gramStart"/>
      <w:r>
        <w:rPr>
          <w:rFonts w:eastAsia="SimSun" w:cs="Times New Roman"/>
          <w:lang w:eastAsia="en-US"/>
        </w:rPr>
        <w:t>encounters,</w:t>
      </w:r>
      <w:proofErr w:type="gramEnd"/>
      <w:r>
        <w:rPr>
          <w:rFonts w:eastAsia="SimSun" w:cs="Times New Roman"/>
          <w:lang w:eastAsia="en-US"/>
        </w:rPr>
        <w:t xml:space="preserve"> they are just lab results)</w:t>
      </w:r>
    </w:p>
    <w:p w14:paraId="155B18A2" w14:textId="19B1CBB5" w:rsidR="00611B3F" w:rsidRPr="00E63586" w:rsidRDefault="00611B3F" w:rsidP="00E63586">
      <w:pPr>
        <w:pStyle w:val="ListParagraph"/>
        <w:numPr>
          <w:ilvl w:val="0"/>
          <w:numId w:val="25"/>
        </w:numPr>
        <w:rPr>
          <w:lang w:eastAsia="en-US"/>
        </w:rPr>
      </w:pPr>
      <w:r>
        <w:rPr>
          <w:rFonts w:eastAsia="SimSun" w:cs="Times New Roman"/>
          <w:lang w:eastAsia="en-US"/>
        </w:rPr>
        <w:t xml:space="preserve">Need to order by </w:t>
      </w:r>
      <w:proofErr w:type="spellStart"/>
      <w:r>
        <w:rPr>
          <w:rFonts w:eastAsia="SimSun" w:cs="Times New Roman"/>
          <w:lang w:eastAsia="en-US"/>
        </w:rPr>
        <w:t>study_id</w:t>
      </w:r>
      <w:proofErr w:type="spellEnd"/>
      <w:r>
        <w:rPr>
          <w:rFonts w:eastAsia="SimSun" w:cs="Times New Roman"/>
          <w:lang w:eastAsia="en-US"/>
        </w:rPr>
        <w:t xml:space="preserve">, </w:t>
      </w:r>
      <w:proofErr w:type="spellStart"/>
      <w:r>
        <w:rPr>
          <w:rFonts w:eastAsia="SimSun" w:cs="Times New Roman"/>
          <w:lang w:eastAsia="en-US"/>
        </w:rPr>
        <w:t>visit_start_date</w:t>
      </w:r>
      <w:proofErr w:type="spellEnd"/>
      <w:r>
        <w:rPr>
          <w:rFonts w:eastAsia="SimSun" w:cs="Times New Roman"/>
          <w:lang w:eastAsia="en-US"/>
        </w:rPr>
        <w:t>, and ENC_TYPE</w:t>
      </w:r>
    </w:p>
    <w:p w14:paraId="0276683F" w14:textId="77777777" w:rsidR="00E63586" w:rsidRPr="00E63586" w:rsidRDefault="008C055C" w:rsidP="00E63586">
      <w:pPr>
        <w:pStyle w:val="ListParagraph"/>
        <w:numPr>
          <w:ilvl w:val="0"/>
          <w:numId w:val="25"/>
        </w:numPr>
        <w:rPr>
          <w:lang w:eastAsia="en-US"/>
        </w:rPr>
      </w:pPr>
      <w:r w:rsidRPr="00E63586">
        <w:rPr>
          <w:rFonts w:eastAsia="SimSun" w:cs="Times New Roman"/>
          <w:lang w:eastAsia="en-US"/>
        </w:rPr>
        <w:t>Number of ED encounters (ENC_TYPE=EMERGENCY)</w:t>
      </w:r>
    </w:p>
    <w:p w14:paraId="73C5E540" w14:textId="2C42319F" w:rsidR="008C055C" w:rsidRPr="00E63586" w:rsidRDefault="008C055C" w:rsidP="00E63586">
      <w:pPr>
        <w:pStyle w:val="ListParagraph"/>
        <w:numPr>
          <w:ilvl w:val="0"/>
          <w:numId w:val="25"/>
        </w:numPr>
        <w:rPr>
          <w:lang w:eastAsia="en-US"/>
        </w:rPr>
      </w:pPr>
      <w:r w:rsidRPr="00E63586">
        <w:rPr>
          <w:rFonts w:eastAsia="SimSun" w:cs="Times New Roman"/>
          <w:lang w:eastAsia="en-US"/>
        </w:rPr>
        <w:t>Number of hospital encounters (ENC_TYPE=HOSPITAL-ENCOUNTER):</w:t>
      </w:r>
    </w:p>
    <w:p w14:paraId="7C936CC3" w14:textId="0EA02750" w:rsidR="00E63586" w:rsidRDefault="00B07860" w:rsidP="0001269B">
      <w:pPr>
        <w:spacing w:after="0" w:line="240" w:lineRule="auto"/>
        <w:rPr>
          <w:rFonts w:eastAsia="SimSun" w:cs="Times New Roman"/>
          <w:lang w:eastAsia="en-US"/>
        </w:rPr>
      </w:pPr>
      <w:r>
        <w:rPr>
          <w:rFonts w:eastAsia="SimSun" w:cs="Times New Roman"/>
          <w:lang w:eastAsia="en-US"/>
        </w:rPr>
        <w:t>Results:</w:t>
      </w:r>
    </w:p>
    <w:p w14:paraId="7AD0D584" w14:textId="77777777" w:rsidR="00F05495" w:rsidRDefault="00F05495" w:rsidP="00F05495">
      <w:pPr>
        <w:pStyle w:val="ListParagraph"/>
        <w:numPr>
          <w:ilvl w:val="2"/>
          <w:numId w:val="24"/>
        </w:numPr>
      </w:pPr>
      <w:r>
        <w:t>Summative analysis for each of elements</w:t>
      </w:r>
    </w:p>
    <w:p w14:paraId="4580D684" w14:textId="0F68196F" w:rsidR="00F05495" w:rsidRPr="00067ECC" w:rsidRDefault="00F05495" w:rsidP="00F05495">
      <w:pPr>
        <w:pStyle w:val="ListParagraph"/>
        <w:numPr>
          <w:ilvl w:val="3"/>
          <w:numId w:val="24"/>
        </w:numPr>
        <w:rPr>
          <w:ins w:id="250" w:author="Liu, Disheng" w:date="2022-03-31T19:13:00Z"/>
          <w:rPrChange w:id="251" w:author="Liu, Disheng" w:date="2022-03-31T19:13:00Z">
            <w:rPr>
              <w:ins w:id="252" w:author="Liu, Disheng" w:date="2022-03-31T19:13:00Z"/>
              <w:rFonts w:eastAsia="SimSun" w:cs="Times New Roman"/>
              <w:lang w:eastAsia="en-US"/>
            </w:rPr>
          </w:rPrChange>
        </w:rPr>
      </w:pPr>
      <w:r>
        <w:rPr>
          <w:rFonts w:eastAsia="SimSun" w:cs="Times New Roman"/>
          <w:lang w:eastAsia="en-US"/>
        </w:rPr>
        <w:t>number of patients in this table</w:t>
      </w:r>
      <w:r w:rsidR="00AD0044">
        <w:rPr>
          <w:rFonts w:eastAsia="SimSun" w:cs="Times New Roman"/>
          <w:lang w:eastAsia="en-US"/>
        </w:rPr>
        <w:t xml:space="preserve"> (unique </w:t>
      </w:r>
      <w:proofErr w:type="spellStart"/>
      <w:r w:rsidR="00AD0044">
        <w:rPr>
          <w:rFonts w:eastAsia="SimSun" w:cs="Times New Roman"/>
          <w:lang w:eastAsia="en-US"/>
        </w:rPr>
        <w:t>study_id</w:t>
      </w:r>
      <w:proofErr w:type="spellEnd"/>
      <w:r w:rsidR="00AD0044">
        <w:rPr>
          <w:rFonts w:eastAsia="SimSun" w:cs="Times New Roman"/>
          <w:lang w:eastAsia="en-US"/>
        </w:rPr>
        <w:t>)</w:t>
      </w:r>
      <w:r>
        <w:rPr>
          <w:rFonts w:eastAsia="SimSun" w:cs="Times New Roman"/>
          <w:lang w:eastAsia="en-US"/>
        </w:rPr>
        <w:t xml:space="preserve">: </w:t>
      </w:r>
    </w:p>
    <w:p w14:paraId="27A47CA2" w14:textId="5509F0CD" w:rsidR="00067ECC" w:rsidRPr="00067ECC" w:rsidRDefault="00067ECC">
      <w:pPr>
        <w:rPr>
          <w:ins w:id="253" w:author="Liu, Disheng" w:date="2022-03-31T19:05:00Z"/>
          <w:rFonts w:ascii="Courier New" w:eastAsia="Times New Roman" w:hAnsi="Courier New" w:cs="Courier New"/>
          <w:color w:val="000000"/>
          <w:sz w:val="21"/>
          <w:szCs w:val="21"/>
          <w:rPrChange w:id="254" w:author="Liu, Disheng" w:date="2022-03-31T19:13:00Z">
            <w:rPr>
              <w:ins w:id="255" w:author="Liu, Disheng" w:date="2022-03-31T19:05:00Z"/>
              <w:rFonts w:eastAsia="SimSun" w:cs="Times New Roman"/>
              <w:lang w:eastAsia="en-US"/>
            </w:rPr>
          </w:rPrChange>
        </w:rPr>
        <w:pPrChange w:id="256" w:author="Liu, Disheng" w:date="2022-03-31T19:13:00Z">
          <w:pPr>
            <w:pStyle w:val="ListParagraph"/>
            <w:numPr>
              <w:ilvl w:val="3"/>
              <w:numId w:val="24"/>
            </w:numPr>
            <w:ind w:hanging="720"/>
          </w:pPr>
        </w:pPrChange>
      </w:pPr>
      <w:ins w:id="257" w:author="Liu, Disheng" w:date="2022-03-31T19:13:00Z">
        <w:r w:rsidRPr="00067ECC">
          <w:rPr>
            <w:rFonts w:ascii="Courier New" w:eastAsia="Times New Roman" w:hAnsi="Courier New" w:cs="Courier New"/>
            <w:color w:val="000000"/>
            <w:sz w:val="21"/>
            <w:szCs w:val="21"/>
            <w:rPrChange w:id="258" w:author="Liu, Disheng" w:date="2022-03-31T19:13:00Z">
              <w:rPr/>
            </w:rPrChange>
          </w:rPr>
          <w:t>there is no Nan in STUDY_ID</w:t>
        </w:r>
      </w:ins>
    </w:p>
    <w:p w14:paraId="6FDF315E" w14:textId="77777777" w:rsidR="003162C4" w:rsidRPr="003162C4" w:rsidRDefault="003162C4" w:rsidP="003162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259" w:author="Liu, Disheng" w:date="2022-03-31T19:07:00Z"/>
          <w:rFonts w:ascii="Courier New" w:eastAsia="Times New Roman" w:hAnsi="Courier New" w:cs="Courier New"/>
          <w:color w:val="000000"/>
          <w:sz w:val="21"/>
          <w:szCs w:val="21"/>
        </w:rPr>
      </w:pPr>
      <w:ins w:id="260" w:author="Liu, Disheng" w:date="2022-03-31T19:07:00Z">
        <w:r w:rsidRPr="003162C4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records:  1995731</w:t>
        </w:r>
      </w:ins>
    </w:p>
    <w:p w14:paraId="6075DC9B" w14:textId="77777777" w:rsidR="003162C4" w:rsidRPr="003162C4" w:rsidRDefault="003162C4" w:rsidP="003162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261" w:author="Liu, Disheng" w:date="2022-03-31T19:07:00Z"/>
          <w:rFonts w:ascii="Courier New" w:eastAsia="Times New Roman" w:hAnsi="Courier New" w:cs="Courier New"/>
          <w:color w:val="000000"/>
          <w:sz w:val="21"/>
          <w:szCs w:val="21"/>
        </w:rPr>
      </w:pPr>
      <w:ins w:id="262" w:author="Liu, Disheng" w:date="2022-03-31T19:07:00Z">
        <w:r w:rsidRPr="003162C4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patients:  117672</w:t>
        </w:r>
      </w:ins>
    </w:p>
    <w:p w14:paraId="249D1115" w14:textId="77777777" w:rsidR="003162C4" w:rsidRPr="003162C4" w:rsidRDefault="003162C4" w:rsidP="003162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263" w:author="Liu, Disheng" w:date="2022-03-31T19:07:00Z"/>
          <w:rFonts w:ascii="Courier New" w:eastAsia="Times New Roman" w:hAnsi="Courier New" w:cs="Courier New"/>
          <w:color w:val="000000"/>
          <w:sz w:val="21"/>
          <w:szCs w:val="21"/>
        </w:rPr>
      </w:pPr>
      <w:ins w:id="264" w:author="Liu, Disheng" w:date="2022-03-31T19:07:00Z">
        <w:r w:rsidRPr="003162C4">
          <w:rPr>
            <w:rFonts w:ascii="Courier New" w:eastAsia="Times New Roman" w:hAnsi="Courier New" w:cs="Courier New"/>
            <w:color w:val="000000"/>
            <w:sz w:val="21"/>
            <w:szCs w:val="21"/>
          </w:rPr>
          <w:t>how many records each patient has(on average): 16.960117954993542</w:t>
        </w:r>
      </w:ins>
    </w:p>
    <w:p w14:paraId="33C98CC0" w14:textId="77777777" w:rsidR="003162C4" w:rsidRDefault="003162C4">
      <w:pPr>
        <w:pStyle w:val="ListParagraph"/>
        <w:pPrChange w:id="265" w:author="Liu, Disheng" w:date="2022-03-31T19:07:00Z">
          <w:pPr>
            <w:pStyle w:val="ListParagraph"/>
            <w:numPr>
              <w:ilvl w:val="3"/>
              <w:numId w:val="24"/>
            </w:numPr>
            <w:ind w:hanging="720"/>
          </w:pPr>
        </w:pPrChange>
      </w:pPr>
    </w:p>
    <w:p w14:paraId="74A4A223" w14:textId="155DA209" w:rsidR="00F05495" w:rsidRPr="00067ECC" w:rsidRDefault="00F05495" w:rsidP="00F05495">
      <w:pPr>
        <w:pStyle w:val="ListParagraph"/>
        <w:numPr>
          <w:ilvl w:val="3"/>
          <w:numId w:val="24"/>
        </w:numPr>
        <w:rPr>
          <w:ins w:id="266" w:author="Liu, Disheng" w:date="2022-03-31T19:14:00Z"/>
          <w:rPrChange w:id="267" w:author="Liu, Disheng" w:date="2022-03-31T19:14:00Z">
            <w:rPr>
              <w:ins w:id="268" w:author="Liu, Disheng" w:date="2022-03-31T19:14:00Z"/>
              <w:rFonts w:eastAsia="SimSun" w:cs="Times New Roman"/>
              <w:lang w:eastAsia="en-US"/>
            </w:rPr>
          </w:rPrChange>
        </w:rPr>
      </w:pPr>
      <w:r w:rsidRPr="00F05495">
        <w:t>START_DATE</w:t>
      </w:r>
      <w:r>
        <w:t xml:space="preserve">: </w:t>
      </w:r>
      <w:r>
        <w:rPr>
          <w:rFonts w:eastAsia="SimSun" w:cs="Times New Roman"/>
          <w:lang w:eastAsia="en-US"/>
        </w:rPr>
        <w:t>date range</w:t>
      </w:r>
    </w:p>
    <w:p w14:paraId="441DF9ED" w14:textId="2DD3F0AB" w:rsidR="00067ECC" w:rsidRPr="003162C4" w:rsidRDefault="00067ECC">
      <w:pPr>
        <w:ind w:left="720"/>
        <w:rPr>
          <w:ins w:id="269" w:author="Liu, Disheng" w:date="2022-03-31T19:08:00Z"/>
          <w:rPrChange w:id="270" w:author="Liu, Disheng" w:date="2022-03-31T19:08:00Z">
            <w:rPr>
              <w:ins w:id="271" w:author="Liu, Disheng" w:date="2022-03-31T19:08:00Z"/>
              <w:rFonts w:eastAsia="SimSun" w:cs="Times New Roman"/>
              <w:lang w:eastAsia="en-US"/>
            </w:rPr>
          </w:rPrChange>
        </w:rPr>
        <w:pPrChange w:id="272" w:author="Liu, Disheng" w:date="2022-03-31T19:14:00Z">
          <w:pPr>
            <w:pStyle w:val="ListParagraph"/>
            <w:numPr>
              <w:ilvl w:val="3"/>
              <w:numId w:val="24"/>
            </w:numPr>
            <w:ind w:hanging="720"/>
          </w:pPr>
        </w:pPrChange>
      </w:pPr>
      <w:ins w:id="273" w:author="Liu, Disheng" w:date="2022-03-31T19:14:00Z">
        <w:r>
          <w:t>There is</w:t>
        </w:r>
      </w:ins>
      <w:ins w:id="274" w:author="Liu, Disheng" w:date="2022-03-31T19:15:00Z">
        <w:r>
          <w:t xml:space="preserve"> no Nan in </w:t>
        </w:r>
        <w:r w:rsidRPr="00F05495">
          <w:t>START_DATE</w:t>
        </w:r>
      </w:ins>
    </w:p>
    <w:p w14:paraId="32B93400" w14:textId="5FB972B8" w:rsidR="003162C4" w:rsidRDefault="003162C4" w:rsidP="003162C4">
      <w:pPr>
        <w:pStyle w:val="ListParagraph"/>
        <w:rPr>
          <w:ins w:id="275" w:author="Liu, Disheng" w:date="2022-03-31T19:10:00Z"/>
        </w:rPr>
      </w:pPr>
      <w:ins w:id="276" w:author="Liu, Disheng" w:date="2022-03-31T19:09:00Z">
        <w:r>
          <w:t xml:space="preserve">The earliest day of </w:t>
        </w:r>
      </w:ins>
      <w:ins w:id="277" w:author="Liu, Disheng" w:date="2022-03-31T19:10:00Z">
        <w:r w:rsidRPr="00F05495">
          <w:t>START_DATE</w:t>
        </w:r>
        <w:r w:rsidRPr="003162C4">
          <w:t xml:space="preserve"> </w:t>
        </w:r>
        <w:r>
          <w:t xml:space="preserve"> ---- </w:t>
        </w:r>
      </w:ins>
      <w:ins w:id="278" w:author="Liu, Disheng" w:date="2022-03-31T19:09:00Z">
        <w:r w:rsidRPr="003162C4">
          <w:t>2011, 1, 1</w:t>
        </w:r>
      </w:ins>
    </w:p>
    <w:p w14:paraId="6872E391" w14:textId="477DC2C3" w:rsidR="003162C4" w:rsidRDefault="003162C4" w:rsidP="003162C4">
      <w:pPr>
        <w:pStyle w:val="ListParagraph"/>
        <w:rPr>
          <w:ins w:id="279" w:author="Liu, Disheng" w:date="2022-03-31T19:10:00Z"/>
        </w:rPr>
      </w:pPr>
      <w:ins w:id="280" w:author="Liu, Disheng" w:date="2022-03-31T19:10:00Z">
        <w:r>
          <w:t xml:space="preserve">The latest day of </w:t>
        </w:r>
        <w:r w:rsidRPr="00F05495">
          <w:t>START_DATE</w:t>
        </w:r>
        <w:r>
          <w:t xml:space="preserve"> ---- </w:t>
        </w:r>
        <w:r w:rsidRPr="003162C4">
          <w:t>2021, 1, 31</w:t>
        </w:r>
      </w:ins>
    </w:p>
    <w:p w14:paraId="3EA586E9" w14:textId="55D6A9F5" w:rsidR="003162C4" w:rsidRDefault="003162C4" w:rsidP="003162C4">
      <w:pPr>
        <w:pStyle w:val="ListParagraph"/>
        <w:rPr>
          <w:ins w:id="281" w:author="Liu, Disheng" w:date="2022-03-31T19:10:00Z"/>
        </w:rPr>
      </w:pPr>
      <w:ins w:id="282" w:author="Liu, Disheng" w:date="2022-03-31T19:10:00Z">
        <w:r>
          <w:t xml:space="preserve">Duration ---- </w:t>
        </w:r>
        <w:r w:rsidRPr="003162C4">
          <w:t>3683</w:t>
        </w:r>
        <w:r>
          <w:t xml:space="preserve"> days</w:t>
        </w:r>
      </w:ins>
    </w:p>
    <w:p w14:paraId="274303EE" w14:textId="77777777" w:rsidR="003162C4" w:rsidRDefault="003162C4">
      <w:pPr>
        <w:pStyle w:val="ListParagraph"/>
        <w:pPrChange w:id="283" w:author="Liu, Disheng" w:date="2022-03-31T19:08:00Z">
          <w:pPr>
            <w:pStyle w:val="ListParagraph"/>
            <w:numPr>
              <w:ilvl w:val="3"/>
              <w:numId w:val="24"/>
            </w:numPr>
            <w:ind w:hanging="720"/>
          </w:pPr>
        </w:pPrChange>
      </w:pPr>
    </w:p>
    <w:p w14:paraId="5648675D" w14:textId="36C49FFF" w:rsidR="00F05495" w:rsidRDefault="00F05495" w:rsidP="00F05495">
      <w:pPr>
        <w:pStyle w:val="ListParagraph"/>
        <w:numPr>
          <w:ilvl w:val="3"/>
          <w:numId w:val="24"/>
        </w:numPr>
        <w:spacing w:after="0" w:line="240" w:lineRule="auto"/>
        <w:rPr>
          <w:ins w:id="284" w:author="Liu, Disheng" w:date="2022-03-31T19:15:00Z"/>
          <w:rFonts w:eastAsia="SimSun" w:cs="Times New Roman"/>
          <w:lang w:eastAsia="en-US"/>
        </w:rPr>
      </w:pPr>
      <w:r w:rsidRPr="00F05495">
        <w:t>END_DATE</w:t>
      </w:r>
      <w:r>
        <w:rPr>
          <w:rFonts w:eastAsia="SimSun" w:cs="Times New Roman"/>
          <w:lang w:eastAsia="en-US"/>
        </w:rPr>
        <w:t>: date range</w:t>
      </w:r>
    </w:p>
    <w:p w14:paraId="303AC53E" w14:textId="2E21CCD9" w:rsidR="00067ECC" w:rsidRDefault="00067ECC" w:rsidP="00067ECC">
      <w:pPr>
        <w:pStyle w:val="ListParagraph"/>
        <w:spacing w:after="0" w:line="240" w:lineRule="auto"/>
        <w:rPr>
          <w:ins w:id="285" w:author="Liu, Disheng" w:date="2022-03-31T19:17:00Z"/>
        </w:rPr>
      </w:pPr>
      <w:ins w:id="286" w:author="Liu, Disheng" w:date="2022-03-31T19:15:00Z">
        <w:r>
          <w:t xml:space="preserve">There </w:t>
        </w:r>
        <w:proofErr w:type="gramStart"/>
        <w:r>
          <w:t>are</w:t>
        </w:r>
        <w:proofErr w:type="gramEnd"/>
        <w:r>
          <w:t xml:space="preserve"> </w:t>
        </w:r>
        <w:r w:rsidRPr="00067ECC">
          <w:t>1828933</w:t>
        </w:r>
        <w:r>
          <w:t xml:space="preserve"> Nan in </w:t>
        </w:r>
        <w:r w:rsidRPr="00F05495">
          <w:t>END_DATE</w:t>
        </w:r>
      </w:ins>
      <w:ins w:id="287" w:author="Liu, Disheng" w:date="2022-03-31T19:16:00Z">
        <w:r w:rsidR="00B70BDC">
          <w:t>-----</w:t>
        </w:r>
        <w:r w:rsidR="00B70BDC" w:rsidRPr="00B70BDC">
          <w:t xml:space="preserve"> 91.64</w:t>
        </w:r>
        <w:r w:rsidR="00B70BDC">
          <w:t>% of the whole dataset</w:t>
        </w:r>
      </w:ins>
    </w:p>
    <w:p w14:paraId="61BC75A6" w14:textId="77777777" w:rsidR="00B70BDC" w:rsidRPr="00B70BDC" w:rsidRDefault="00B70BDC">
      <w:pPr>
        <w:spacing w:after="0" w:line="240" w:lineRule="auto"/>
        <w:rPr>
          <w:ins w:id="288" w:author="Liu, Disheng" w:date="2022-03-31T19:10:00Z"/>
          <w:rFonts w:eastAsia="SimSun" w:cs="Times New Roman"/>
          <w:lang w:eastAsia="en-US"/>
          <w:rPrChange w:id="289" w:author="Liu, Disheng" w:date="2022-03-31T19:17:00Z">
            <w:rPr>
              <w:ins w:id="290" w:author="Liu, Disheng" w:date="2022-03-31T19:10:00Z"/>
              <w:lang w:eastAsia="en-US"/>
            </w:rPr>
          </w:rPrChange>
        </w:rPr>
        <w:pPrChange w:id="291" w:author="Liu, Disheng" w:date="2022-03-31T19:17:00Z">
          <w:pPr>
            <w:pStyle w:val="ListParagraph"/>
            <w:numPr>
              <w:ilvl w:val="3"/>
              <w:numId w:val="24"/>
            </w:numPr>
            <w:spacing w:after="0" w:line="240" w:lineRule="auto"/>
            <w:ind w:hanging="720"/>
          </w:pPr>
        </w:pPrChange>
      </w:pPr>
    </w:p>
    <w:p w14:paraId="5FCEFDBE" w14:textId="118042FE" w:rsidR="00067ECC" w:rsidRDefault="00067ECC" w:rsidP="00067ECC">
      <w:pPr>
        <w:spacing w:after="0" w:line="240" w:lineRule="auto"/>
        <w:ind w:left="720"/>
        <w:rPr>
          <w:ins w:id="292" w:author="Liu, Disheng" w:date="2022-03-31T19:11:00Z"/>
          <w:rFonts w:eastAsia="SimSun" w:cs="Times New Roman"/>
          <w:lang w:eastAsia="en-US"/>
        </w:rPr>
      </w:pPr>
      <w:ins w:id="293" w:author="Liu, Disheng" w:date="2022-03-31T19:11:00Z">
        <w:r>
          <w:rPr>
            <w:rFonts w:eastAsia="SimSun" w:cs="Times New Roman"/>
            <w:lang w:eastAsia="en-US"/>
          </w:rPr>
          <w:t xml:space="preserve">The earliest day of END_DATE ----  </w:t>
        </w:r>
        <w:r w:rsidRPr="00067ECC">
          <w:rPr>
            <w:rFonts w:eastAsia="SimSun" w:cs="Times New Roman"/>
            <w:lang w:eastAsia="en-US"/>
          </w:rPr>
          <w:t>2011, 1, 1</w:t>
        </w:r>
      </w:ins>
    </w:p>
    <w:p w14:paraId="6F612BF2" w14:textId="7E21B59C" w:rsidR="00067ECC" w:rsidRDefault="00067ECC" w:rsidP="00067ECC">
      <w:pPr>
        <w:pStyle w:val="ListParagraph"/>
        <w:rPr>
          <w:ins w:id="294" w:author="Liu, Disheng" w:date="2022-03-31T19:11:00Z"/>
        </w:rPr>
      </w:pPr>
      <w:ins w:id="295" w:author="Liu, Disheng" w:date="2022-03-31T19:11:00Z">
        <w:r>
          <w:t xml:space="preserve">The latest day of </w:t>
        </w:r>
      </w:ins>
      <w:ins w:id="296" w:author="Liu, Disheng" w:date="2022-03-31T19:12:00Z">
        <w:r>
          <w:t>END</w:t>
        </w:r>
      </w:ins>
      <w:ins w:id="297" w:author="Liu, Disheng" w:date="2022-03-31T19:11:00Z">
        <w:r w:rsidRPr="00F05495">
          <w:t>_DATE</w:t>
        </w:r>
        <w:r>
          <w:t xml:space="preserve"> ---- </w:t>
        </w:r>
        <w:r w:rsidRPr="00067ECC">
          <w:t>2021, 2, 16</w:t>
        </w:r>
      </w:ins>
    </w:p>
    <w:p w14:paraId="24A8FA1F" w14:textId="7E3BAF38" w:rsidR="00067ECC" w:rsidRDefault="00067ECC" w:rsidP="00067ECC">
      <w:pPr>
        <w:pStyle w:val="ListParagraph"/>
        <w:rPr>
          <w:ins w:id="298" w:author="Liu, Disheng" w:date="2022-03-31T19:52:00Z"/>
        </w:rPr>
      </w:pPr>
      <w:ins w:id="299" w:author="Liu, Disheng" w:date="2022-03-31T19:11:00Z">
        <w:r>
          <w:t>Duration ----</w:t>
        </w:r>
      </w:ins>
      <w:ins w:id="300" w:author="Liu, Disheng" w:date="2022-03-31T19:12:00Z">
        <w:r>
          <w:t xml:space="preserve"> </w:t>
        </w:r>
        <w:r w:rsidRPr="00067ECC">
          <w:t>3699</w:t>
        </w:r>
        <w:r>
          <w:t xml:space="preserve"> days</w:t>
        </w:r>
      </w:ins>
    </w:p>
    <w:p w14:paraId="0BC5D3F2" w14:textId="3F60B205" w:rsidR="00866DDB" w:rsidRDefault="00866DDB">
      <w:pPr>
        <w:rPr>
          <w:ins w:id="301" w:author="Liu, Disheng" w:date="2022-03-31T19:52:00Z"/>
        </w:rPr>
        <w:pPrChange w:id="302" w:author="Liu, Disheng" w:date="2022-03-31T22:24:00Z">
          <w:pPr>
            <w:pStyle w:val="ListParagraph"/>
          </w:pPr>
        </w:pPrChange>
      </w:pPr>
      <w:ins w:id="303" w:author="Liu, Disheng" w:date="2022-03-31T22:24:00Z">
        <w:r>
          <w:t>D</w:t>
        </w:r>
        <w:r>
          <w:rPr>
            <w:rFonts w:hint="eastAsia"/>
          </w:rPr>
          <w:t>uration</w:t>
        </w:r>
      </w:ins>
    </w:p>
    <w:p w14:paraId="024D2A5B" w14:textId="189677CA" w:rsidR="00D56EAF" w:rsidRDefault="00D56EAF" w:rsidP="00067ECC">
      <w:pPr>
        <w:pStyle w:val="ListParagraph"/>
        <w:rPr>
          <w:ins w:id="304" w:author="Liu, Disheng" w:date="2022-03-31T20:05:00Z"/>
        </w:rPr>
      </w:pPr>
      <w:ins w:id="305" w:author="Liu, Disheng" w:date="2022-03-31T19:54:00Z">
        <w:r w:rsidRPr="00D56EAF">
          <w:t>41.87</w:t>
        </w:r>
        <w:r>
          <w:t xml:space="preserve">% of all the </w:t>
        </w:r>
      </w:ins>
      <w:ins w:id="306" w:author="Liu, Disheng" w:date="2022-03-31T19:52:00Z">
        <w:r>
          <w:t>patient</w:t>
        </w:r>
      </w:ins>
      <w:ins w:id="307" w:author="Liu, Disheng" w:date="2022-03-31T19:54:00Z">
        <w:r>
          <w:t>s</w:t>
        </w:r>
      </w:ins>
      <w:ins w:id="308" w:author="Liu, Disheng" w:date="2022-03-31T19:52:00Z">
        <w:r>
          <w:t xml:space="preserve"> start </w:t>
        </w:r>
      </w:ins>
      <w:ins w:id="309" w:author="Liu, Disheng" w:date="2022-03-31T19:53:00Z">
        <w:r>
          <w:t>and end their records in the same day (</w:t>
        </w:r>
        <w:r w:rsidRPr="00F05495">
          <w:t>END_DATE</w:t>
        </w:r>
        <w:r>
          <w:t>-</w:t>
        </w:r>
        <w:r w:rsidRPr="00D56EAF">
          <w:t xml:space="preserve"> </w:t>
        </w:r>
        <w:r w:rsidRPr="00F05495">
          <w:t>START_DATE</w:t>
        </w:r>
        <w:r>
          <w:t>=0)</w:t>
        </w:r>
      </w:ins>
    </w:p>
    <w:p w14:paraId="0689234F" w14:textId="2FFD6394" w:rsidR="00B429D5" w:rsidRDefault="00B429D5" w:rsidP="00067ECC">
      <w:pPr>
        <w:pStyle w:val="ListParagraph"/>
        <w:rPr>
          <w:ins w:id="310" w:author="Liu, Disheng" w:date="2022-03-31T20:07:00Z"/>
        </w:rPr>
      </w:pPr>
      <w:ins w:id="311" w:author="Liu, Disheng" w:date="2022-03-31T20:07:00Z">
        <w:r w:rsidRPr="00B429D5">
          <w:t xml:space="preserve">92% of </w:t>
        </w:r>
      </w:ins>
      <w:ins w:id="312" w:author="Liu, Disheng" w:date="2022-03-31T22:26:00Z">
        <w:r w:rsidR="00866DDB">
          <w:rPr>
            <w:rFonts w:hint="eastAsia"/>
          </w:rPr>
          <w:t>duration</w:t>
        </w:r>
        <w:r w:rsidR="00866DDB">
          <w:t xml:space="preserve"> </w:t>
        </w:r>
        <w:r w:rsidR="00866DDB">
          <w:rPr>
            <w:rFonts w:hint="eastAsia"/>
          </w:rPr>
          <w:t>of</w:t>
        </w:r>
        <w:r w:rsidR="00866DDB">
          <w:t xml:space="preserve"> </w:t>
        </w:r>
        <w:r w:rsidR="00866DDB">
          <w:rPr>
            <w:rFonts w:hint="eastAsia"/>
          </w:rPr>
          <w:t>records</w:t>
        </w:r>
        <w:r w:rsidR="00866DDB">
          <w:t xml:space="preserve"> </w:t>
        </w:r>
      </w:ins>
      <w:ins w:id="313" w:author="Liu, Disheng" w:date="2022-03-31T20:07:00Z">
        <w:r w:rsidRPr="00B429D5">
          <w:rPr>
            <w:rFonts w:hint="eastAsia"/>
          </w:rPr>
          <w:t>l</w:t>
        </w:r>
        <w:r w:rsidRPr="00B429D5">
          <w:t>asted less than 10 days</w:t>
        </w:r>
      </w:ins>
    </w:p>
    <w:p w14:paraId="7BBC436B" w14:textId="431E900D" w:rsidR="00D56EAF" w:rsidRDefault="00D56EAF" w:rsidP="00067ECC">
      <w:pPr>
        <w:pStyle w:val="ListParagraph"/>
        <w:rPr>
          <w:ins w:id="314" w:author="Liu, Disheng" w:date="2022-03-31T19:11:00Z"/>
        </w:rPr>
      </w:pPr>
      <w:ins w:id="315" w:author="Liu, Disheng" w:date="2022-03-31T19:54:00Z">
        <w:r>
          <w:t xml:space="preserve">The largest duration is </w:t>
        </w:r>
      </w:ins>
      <w:ins w:id="316" w:author="Liu, Disheng" w:date="2022-03-31T20:01:00Z">
        <w:r w:rsidRPr="00D56EAF">
          <w:t xml:space="preserve">292 </w:t>
        </w:r>
      </w:ins>
      <w:ins w:id="317" w:author="Liu, Disheng" w:date="2022-03-31T19:54:00Z">
        <w:r w:rsidRPr="00D56EAF">
          <w:t>days</w:t>
        </w:r>
        <w:r>
          <w:t xml:space="preserve">, </w:t>
        </w:r>
      </w:ins>
      <w:ins w:id="318" w:author="Liu, Disheng" w:date="2022-03-31T19:55:00Z">
        <w:r>
          <w:t xml:space="preserve">and it takes </w:t>
        </w:r>
        <w:r w:rsidRPr="00D56EAF">
          <w:t>0.0006</w:t>
        </w:r>
        <w:r>
          <w:t>% of the wh</w:t>
        </w:r>
      </w:ins>
      <w:ins w:id="319" w:author="Liu, Disheng" w:date="2022-03-31T19:56:00Z">
        <w:r>
          <w:t xml:space="preserve">ole </w:t>
        </w:r>
      </w:ins>
      <w:ins w:id="320" w:author="Liu, Disheng" w:date="2022-03-31T19:55:00Z">
        <w:r>
          <w:t xml:space="preserve">records in this table </w:t>
        </w:r>
      </w:ins>
    </w:p>
    <w:p w14:paraId="28F23828" w14:textId="77777777" w:rsidR="00067ECC" w:rsidRDefault="00067ECC" w:rsidP="00067ECC">
      <w:pPr>
        <w:spacing w:after="0" w:line="240" w:lineRule="auto"/>
        <w:ind w:left="720"/>
        <w:rPr>
          <w:ins w:id="321" w:author="Liu, Disheng" w:date="2022-03-31T19:11:00Z"/>
          <w:rFonts w:eastAsia="SimSun" w:cs="Times New Roman"/>
          <w:lang w:eastAsia="en-US"/>
        </w:rPr>
      </w:pPr>
    </w:p>
    <w:p w14:paraId="362787CC" w14:textId="77777777" w:rsidR="00067ECC" w:rsidRPr="00067ECC" w:rsidRDefault="00067ECC">
      <w:pPr>
        <w:spacing w:after="0" w:line="240" w:lineRule="auto"/>
        <w:ind w:left="720"/>
        <w:rPr>
          <w:rFonts w:eastAsia="SimSun" w:cs="Times New Roman"/>
          <w:lang w:eastAsia="en-US"/>
          <w:rPrChange w:id="322" w:author="Liu, Disheng" w:date="2022-03-31T19:11:00Z">
            <w:rPr>
              <w:lang w:eastAsia="en-US"/>
            </w:rPr>
          </w:rPrChange>
        </w:rPr>
        <w:pPrChange w:id="323" w:author="Liu, Disheng" w:date="2022-03-31T19:11:00Z">
          <w:pPr>
            <w:pStyle w:val="ListParagraph"/>
            <w:numPr>
              <w:ilvl w:val="3"/>
              <w:numId w:val="24"/>
            </w:numPr>
            <w:spacing w:after="0" w:line="240" w:lineRule="auto"/>
            <w:ind w:hanging="720"/>
          </w:pPr>
        </w:pPrChange>
      </w:pPr>
    </w:p>
    <w:p w14:paraId="4E913076" w14:textId="6FD478B1" w:rsidR="00F05495" w:rsidRPr="00B70BDC" w:rsidRDefault="00F05495" w:rsidP="00F05495">
      <w:pPr>
        <w:pStyle w:val="ListParagraph"/>
        <w:numPr>
          <w:ilvl w:val="3"/>
          <w:numId w:val="24"/>
        </w:numPr>
        <w:rPr>
          <w:ins w:id="324" w:author="Liu, Disheng" w:date="2022-03-31T19:17:00Z"/>
          <w:rPrChange w:id="325" w:author="Liu, Disheng" w:date="2022-03-31T19:17:00Z">
            <w:rPr>
              <w:ins w:id="326" w:author="Liu, Disheng" w:date="2022-03-31T19:17:00Z"/>
              <w:rFonts w:eastAsia="SimSun" w:cs="Times New Roman"/>
              <w:lang w:eastAsia="en-US"/>
            </w:rPr>
          </w:rPrChange>
        </w:rPr>
      </w:pPr>
      <w:r w:rsidRPr="00F05495">
        <w:t>ENC_TYPE</w:t>
      </w:r>
      <w:r>
        <w:rPr>
          <w:rFonts w:eastAsia="SimSun" w:cs="Times New Roman"/>
          <w:lang w:eastAsia="en-US"/>
        </w:rPr>
        <w:t xml:space="preserve">: categories and frequency of each category, </w:t>
      </w:r>
      <w:r w:rsidRPr="00F05495">
        <w:rPr>
          <w:rFonts w:eastAsia="SimSun" w:cs="Times New Roman"/>
          <w:lang w:eastAsia="en-US"/>
        </w:rPr>
        <w:t>such as Number of ED encounters (ENC_TYPE=EMERGENCY) and Number of hospital encounters (ENC_TYPE=HOSPITAL-ENCOUNTER)</w:t>
      </w:r>
    </w:p>
    <w:p w14:paraId="32961297" w14:textId="2D08698B" w:rsidR="00B70BDC" w:rsidRDefault="00B70BDC" w:rsidP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327" w:author="Liu, Disheng" w:date="2022-03-31T19:19:00Z"/>
          <w:rFonts w:ascii="Courier New" w:eastAsia="Times New Roman" w:hAnsi="Courier New" w:cs="Courier New"/>
          <w:color w:val="000000"/>
          <w:sz w:val="21"/>
          <w:szCs w:val="21"/>
        </w:rPr>
      </w:pPr>
      <w:ins w:id="328" w:author="Liu, Disheng" w:date="2022-03-31T19:18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ab/>
        </w:r>
        <w:r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Nan in ENC_TYPE column:  3</w:t>
        </w:r>
      </w:ins>
    </w:p>
    <w:p w14:paraId="0DF3C668" w14:textId="0C0A8F84" w:rsidR="00B70BDC" w:rsidRDefault="00B70BDC" w:rsidP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329" w:author="Liu, Disheng" w:date="2022-03-31T19:21:00Z"/>
          <w:rFonts w:ascii="Courier New" w:eastAsia="Times New Roman" w:hAnsi="Courier New" w:cs="Courier New"/>
          <w:color w:val="000000"/>
          <w:sz w:val="21"/>
          <w:szCs w:val="21"/>
        </w:rPr>
      </w:pPr>
      <w:ins w:id="330" w:author="Liu, Disheng" w:date="2022-03-31T19:19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ab/>
        </w:r>
        <w:r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unique ENC_TYPE: 150</w:t>
        </w:r>
      </w:ins>
    </w:p>
    <w:p w14:paraId="0C307F84" w14:textId="3B98A626" w:rsidR="00B70BDC" w:rsidRDefault="00B70BDC" w:rsidP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331" w:author="Liu, Disheng" w:date="2022-03-31T19:21:00Z"/>
          <w:rFonts w:ascii="Courier New" w:eastAsia="Times New Roman" w:hAnsi="Courier New" w:cs="Courier New"/>
          <w:color w:val="000000"/>
          <w:sz w:val="21"/>
          <w:szCs w:val="21"/>
        </w:rPr>
      </w:pPr>
    </w:p>
    <w:p w14:paraId="5DEE0A58" w14:textId="1D66F1FB" w:rsidR="00B70BDC" w:rsidRPr="00B70BDC" w:rsidRDefault="00B70BDC" w:rsidP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332" w:author="Liu, Disheng" w:date="2022-03-31T19:22:00Z"/>
          <w:rFonts w:ascii="Courier New" w:eastAsia="Times New Roman" w:hAnsi="Courier New" w:cs="Courier New"/>
          <w:color w:val="000000"/>
          <w:sz w:val="21"/>
          <w:szCs w:val="21"/>
        </w:rPr>
      </w:pPr>
      <w:ins w:id="333" w:author="Liu, Disheng" w:date="2022-03-31T19:22:00Z">
        <w:r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the percentage of each value of ENC_TYPE</w:t>
        </w:r>
      </w:ins>
      <w:ins w:id="334" w:author="Liu, Disheng" w:date="2022-03-31T19:24:00Z">
        <w:r w:rsid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(</w:t>
        </w:r>
        <w:r w:rsidR="00C204C1"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descent</w:t>
        </w:r>
        <w:r w:rsid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)</w:t>
        </w:r>
      </w:ins>
      <w:ins w:id="335" w:author="Liu, Disheng" w:date="2022-03-31T19:22:00Z">
        <w:r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: </w:t>
        </w:r>
      </w:ins>
    </w:p>
    <w:p w14:paraId="100FB4A7" w14:textId="77777777" w:rsidR="00B70BDC" w:rsidRPr="00B70BDC" w:rsidRDefault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336" w:author="Liu, Disheng" w:date="2022-03-31T19:22:00Z"/>
          <w:rFonts w:ascii="Courier New" w:eastAsia="Times New Roman" w:hAnsi="Courier New" w:cs="Courier New"/>
          <w:color w:val="000000"/>
          <w:sz w:val="21"/>
          <w:szCs w:val="21"/>
        </w:rPr>
        <w:pPrChange w:id="337" w:author="Liu, Disheng" w:date="2022-03-31T19:23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338" w:author="Liu, Disheng" w:date="2022-03-31T19:22:00Z">
        <w:r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LAB RESULTS           20.357433</w:t>
        </w:r>
      </w:ins>
    </w:p>
    <w:p w14:paraId="4592269C" w14:textId="77777777" w:rsidR="00B70BDC" w:rsidRPr="00B70BDC" w:rsidRDefault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339" w:author="Liu, Disheng" w:date="2022-03-31T19:22:00Z"/>
          <w:rFonts w:ascii="Courier New" w:eastAsia="Times New Roman" w:hAnsi="Courier New" w:cs="Courier New"/>
          <w:color w:val="000000"/>
          <w:sz w:val="21"/>
          <w:szCs w:val="21"/>
        </w:rPr>
        <w:pPrChange w:id="340" w:author="Liu, Disheng" w:date="2022-03-31T19:23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341" w:author="Liu, Disheng" w:date="2022-03-31T19:22:00Z">
        <w:r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IMAGING               10.544172</w:t>
        </w:r>
      </w:ins>
    </w:p>
    <w:p w14:paraId="12E01481" w14:textId="77777777" w:rsidR="00B70BDC" w:rsidRPr="00B70BDC" w:rsidRDefault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342" w:author="Liu, Disheng" w:date="2022-03-31T19:22:00Z"/>
          <w:rFonts w:ascii="Courier New" w:eastAsia="Times New Roman" w:hAnsi="Courier New" w:cs="Courier New"/>
          <w:color w:val="000000"/>
          <w:sz w:val="21"/>
          <w:szCs w:val="21"/>
        </w:rPr>
        <w:pPrChange w:id="343" w:author="Liu, Disheng" w:date="2022-03-31T19:23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344" w:author="Liu, Disheng" w:date="2022-03-31T19:22:00Z">
        <w:r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ER REPORT              7.157739</w:t>
        </w:r>
      </w:ins>
    </w:p>
    <w:p w14:paraId="397F4692" w14:textId="77777777" w:rsidR="00B70BDC" w:rsidRPr="00B70BDC" w:rsidRDefault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345" w:author="Liu, Disheng" w:date="2022-03-31T19:22:00Z"/>
          <w:rFonts w:ascii="Courier New" w:eastAsia="Times New Roman" w:hAnsi="Courier New" w:cs="Courier New"/>
          <w:color w:val="000000"/>
          <w:sz w:val="21"/>
          <w:szCs w:val="21"/>
        </w:rPr>
        <w:pPrChange w:id="346" w:author="Liu, Disheng" w:date="2022-03-31T19:23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347" w:author="Liu, Disheng" w:date="2022-03-31T19:22:00Z">
        <w:r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HOSPITAL-ENCOUNTER     5.684242</w:t>
        </w:r>
      </w:ins>
    </w:p>
    <w:p w14:paraId="62C3213C" w14:textId="77777777" w:rsidR="00B70BDC" w:rsidRPr="00B70BDC" w:rsidRDefault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348" w:author="Liu, Disheng" w:date="2022-03-31T19:22:00Z"/>
          <w:rFonts w:ascii="Courier New" w:eastAsia="Times New Roman" w:hAnsi="Courier New" w:cs="Courier New"/>
          <w:color w:val="000000"/>
          <w:sz w:val="21"/>
          <w:szCs w:val="21"/>
        </w:rPr>
        <w:pPrChange w:id="349" w:author="Liu, Disheng" w:date="2022-03-31T19:23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350" w:author="Liu, Disheng" w:date="2022-03-31T19:22:00Z">
        <w:r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IP CONSULT             5.527557</w:t>
        </w:r>
      </w:ins>
    </w:p>
    <w:p w14:paraId="72DEDE99" w14:textId="77777777" w:rsidR="00B70BDC" w:rsidRPr="00B70BDC" w:rsidRDefault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351" w:author="Liu, Disheng" w:date="2022-03-31T19:22:00Z"/>
          <w:rFonts w:ascii="Courier New" w:eastAsia="Times New Roman" w:hAnsi="Courier New" w:cs="Courier New"/>
          <w:color w:val="000000"/>
          <w:sz w:val="21"/>
          <w:szCs w:val="21"/>
        </w:rPr>
        <w:pPrChange w:id="352" w:author="Liu, Disheng" w:date="2022-03-31T19:23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353" w:author="Liu, Disheng" w:date="2022-03-31T19:22:00Z">
        <w:r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                        ...    </w:t>
        </w:r>
      </w:ins>
    </w:p>
    <w:p w14:paraId="6B0E91AF" w14:textId="77777777" w:rsidR="00B70BDC" w:rsidRPr="00B70BDC" w:rsidRDefault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354" w:author="Liu, Disheng" w:date="2022-03-31T19:22:00Z"/>
          <w:rFonts w:ascii="Courier New" w:eastAsia="Times New Roman" w:hAnsi="Courier New" w:cs="Courier New"/>
          <w:color w:val="000000"/>
          <w:sz w:val="21"/>
          <w:szCs w:val="21"/>
        </w:rPr>
        <w:pPrChange w:id="355" w:author="Liu, Disheng" w:date="2022-03-31T19:23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356" w:author="Liu, Disheng" w:date="2022-03-31T19:22:00Z">
        <w:r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PACT TELEPHONE         0.000050</w:t>
        </w:r>
      </w:ins>
    </w:p>
    <w:p w14:paraId="28F7DB64" w14:textId="77777777" w:rsidR="00B70BDC" w:rsidRPr="00B70BDC" w:rsidRDefault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357" w:author="Liu, Disheng" w:date="2022-03-31T19:22:00Z"/>
          <w:rFonts w:ascii="Courier New" w:eastAsia="Times New Roman" w:hAnsi="Courier New" w:cs="Courier New"/>
          <w:color w:val="000000"/>
          <w:sz w:val="21"/>
          <w:szCs w:val="21"/>
        </w:rPr>
        <w:pPrChange w:id="358" w:author="Liu, Disheng" w:date="2022-03-31T19:23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359" w:author="Liu, Disheng" w:date="2022-03-31T19:22:00Z">
        <w:r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MOTHER BABY LINK       0.000050</w:t>
        </w:r>
      </w:ins>
    </w:p>
    <w:p w14:paraId="47A845B2" w14:textId="77777777" w:rsidR="00B70BDC" w:rsidRPr="00B70BDC" w:rsidRDefault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360" w:author="Liu, Disheng" w:date="2022-03-31T19:22:00Z"/>
          <w:rFonts w:ascii="Courier New" w:eastAsia="Times New Roman" w:hAnsi="Courier New" w:cs="Courier New"/>
          <w:color w:val="000000"/>
          <w:sz w:val="21"/>
          <w:szCs w:val="21"/>
        </w:rPr>
        <w:pPrChange w:id="361" w:author="Liu, Disheng" w:date="2022-03-31T19:23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362" w:author="Liu, Disheng" w:date="2022-03-31T19:22:00Z">
        <w:r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CRNP                   0.000050</w:t>
        </w:r>
      </w:ins>
    </w:p>
    <w:p w14:paraId="1D86AA9D" w14:textId="77777777" w:rsidR="00B70BDC" w:rsidRPr="00B70BDC" w:rsidRDefault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363" w:author="Liu, Disheng" w:date="2022-03-31T19:22:00Z"/>
          <w:rFonts w:ascii="Courier New" w:eastAsia="Times New Roman" w:hAnsi="Courier New" w:cs="Courier New"/>
          <w:color w:val="000000"/>
          <w:sz w:val="21"/>
          <w:szCs w:val="21"/>
        </w:rPr>
        <w:pPrChange w:id="364" w:author="Liu, Disheng" w:date="2022-03-31T19:23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365" w:author="Liu, Disheng" w:date="2022-03-31T19:22:00Z">
        <w:r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DIABETES EDUCATION     0.000050</w:t>
        </w:r>
      </w:ins>
    </w:p>
    <w:p w14:paraId="6A2AC64F" w14:textId="5BDDA1ED" w:rsidR="00B70BDC" w:rsidRDefault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366" w:author="Liu, Disheng" w:date="2022-03-31T19:20:00Z"/>
          <w:rFonts w:ascii="Courier New" w:eastAsia="Times New Roman" w:hAnsi="Courier New" w:cs="Courier New"/>
          <w:color w:val="000000"/>
          <w:sz w:val="21"/>
          <w:szCs w:val="21"/>
        </w:rPr>
        <w:pPrChange w:id="367" w:author="Liu, Disheng" w:date="2022-03-31T19:23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368" w:author="Liu, Disheng" w:date="2022-03-31T19:22:00Z">
        <w:r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EMAIL                  0.000050</w:t>
        </w:r>
      </w:ins>
    </w:p>
    <w:p w14:paraId="7D18B676" w14:textId="381CC86D" w:rsidR="00B70BDC" w:rsidRDefault="00B70BDC" w:rsidP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369" w:author="Liu, Disheng" w:date="2022-03-31T19:20:00Z"/>
          <w:rFonts w:ascii="Courier New" w:eastAsia="Times New Roman" w:hAnsi="Courier New" w:cs="Courier New"/>
          <w:color w:val="000000"/>
          <w:sz w:val="21"/>
          <w:szCs w:val="21"/>
        </w:rPr>
      </w:pPr>
    </w:p>
    <w:p w14:paraId="662564CD" w14:textId="69DE2BFB" w:rsidR="00B70BDC" w:rsidRPr="00B70BDC" w:rsidRDefault="00181287" w:rsidP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370" w:author="Liu, Disheng" w:date="2022-03-31T19:20:00Z"/>
          <w:rFonts w:ascii="Courier New" w:eastAsia="Times New Roman" w:hAnsi="Courier New" w:cs="Courier New"/>
          <w:color w:val="000000"/>
          <w:sz w:val="21"/>
          <w:szCs w:val="21"/>
        </w:rPr>
      </w:pPr>
      <w:ins w:id="371" w:author="Liu, Disheng" w:date="2022-03-31T20:08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The </w:t>
        </w:r>
      </w:ins>
      <w:ins w:id="372" w:author="Liu, Disheng" w:date="2022-03-31T20:09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>percentage</w:t>
        </w:r>
      </w:ins>
      <w:ins w:id="373" w:author="Liu, Disheng" w:date="2022-03-31T20:08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 of </w:t>
        </w:r>
      </w:ins>
      <w:ins w:id="374" w:author="Liu, Disheng" w:date="2022-03-31T19:20:00Z">
        <w:r w:rsidR="00B70BDC"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EMERGENCY</w:t>
        </w:r>
      </w:ins>
      <w:ins w:id="375" w:author="Liu, Disheng" w:date="2022-03-31T20:08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>(%)</w:t>
        </w:r>
      </w:ins>
      <w:ins w:id="376" w:author="Liu, Disheng" w:date="2022-03-31T19:20:00Z">
        <w:r w:rsidR="00B70BDC"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: 4.8826794032052465</w:t>
        </w:r>
      </w:ins>
    </w:p>
    <w:p w14:paraId="4399057B" w14:textId="220EDCB0" w:rsidR="00B70BDC" w:rsidRPr="00B70BDC" w:rsidRDefault="00181287" w:rsidP="00B7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377" w:author="Liu, Disheng" w:date="2022-03-31T19:20:00Z"/>
          <w:rFonts w:ascii="Courier New" w:eastAsia="Times New Roman" w:hAnsi="Courier New" w:cs="Courier New"/>
          <w:color w:val="000000"/>
          <w:sz w:val="21"/>
          <w:szCs w:val="21"/>
        </w:rPr>
      </w:pPr>
      <w:ins w:id="378" w:author="Liu, Disheng" w:date="2022-03-31T20:08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The </w:t>
        </w:r>
      </w:ins>
      <w:ins w:id="379" w:author="Liu, Disheng" w:date="2022-03-31T20:09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>percentage</w:t>
        </w:r>
      </w:ins>
      <w:ins w:id="380" w:author="Liu, Disheng" w:date="2022-03-31T20:08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 of </w:t>
        </w:r>
      </w:ins>
      <w:ins w:id="381" w:author="Liu, Disheng" w:date="2022-03-31T19:20:00Z">
        <w:r w:rsidR="00B70BDC"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HOSPITAL-ENCOUNTER</w:t>
        </w:r>
      </w:ins>
      <w:ins w:id="382" w:author="Liu, Disheng" w:date="2022-03-31T20:08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>(</w:t>
        </w:r>
      </w:ins>
      <w:ins w:id="383" w:author="Liu, Disheng" w:date="2022-03-31T20:09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>%</w:t>
        </w:r>
      </w:ins>
      <w:ins w:id="384" w:author="Liu, Disheng" w:date="2022-03-31T20:08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>)</w:t>
        </w:r>
      </w:ins>
      <w:ins w:id="385" w:author="Liu, Disheng" w:date="2022-03-31T19:20:00Z">
        <w:r w:rsidR="00B70BDC" w:rsidRPr="00B70BDC">
          <w:rPr>
            <w:rFonts w:ascii="Courier New" w:eastAsia="Times New Roman" w:hAnsi="Courier New" w:cs="Courier New"/>
            <w:color w:val="000000"/>
            <w:sz w:val="21"/>
            <w:szCs w:val="21"/>
          </w:rPr>
          <w:t>: 5.684241539929289</w:t>
        </w:r>
      </w:ins>
    </w:p>
    <w:p w14:paraId="23C9CA71" w14:textId="77777777" w:rsidR="00067ECC" w:rsidRDefault="00067ECC">
      <w:pPr>
        <w:pPrChange w:id="386" w:author="Liu, Disheng" w:date="2022-03-31T19:28:00Z">
          <w:pPr>
            <w:pStyle w:val="ListParagraph"/>
            <w:numPr>
              <w:ilvl w:val="3"/>
              <w:numId w:val="24"/>
            </w:numPr>
            <w:ind w:hanging="720"/>
          </w:pPr>
        </w:pPrChange>
      </w:pPr>
    </w:p>
    <w:p w14:paraId="4953947F" w14:textId="12AB8572" w:rsidR="00F05495" w:rsidRDefault="00F05495" w:rsidP="00F05495">
      <w:pPr>
        <w:pStyle w:val="ListParagraph"/>
        <w:numPr>
          <w:ilvl w:val="3"/>
          <w:numId w:val="24"/>
        </w:numPr>
        <w:rPr>
          <w:ins w:id="387" w:author="Liu, Disheng" w:date="2022-03-31T19:24:00Z"/>
        </w:rPr>
      </w:pPr>
      <w:r w:rsidRPr="00F05495">
        <w:t>LOCATION</w:t>
      </w:r>
    </w:p>
    <w:p w14:paraId="37415988" w14:textId="77777777" w:rsidR="00C204C1" w:rsidRPr="00C204C1" w:rsidRDefault="00C204C1" w:rsidP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388" w:author="Liu, Disheng" w:date="2022-03-31T19:25:00Z"/>
          <w:rFonts w:ascii="Courier New" w:eastAsia="Times New Roman" w:hAnsi="Courier New" w:cs="Courier New"/>
          <w:color w:val="000000"/>
          <w:sz w:val="21"/>
          <w:szCs w:val="21"/>
        </w:rPr>
      </w:pPr>
      <w:ins w:id="389" w:author="Liu, Disheng" w:date="2022-03-31T19:25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the number of </w:t>
        </w:r>
        <w:proofErr w:type="spellStart"/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NaN</w:t>
        </w:r>
        <w:proofErr w:type="spellEnd"/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 in location columns: 6675</w:t>
        </w:r>
      </w:ins>
    </w:p>
    <w:p w14:paraId="61147CB0" w14:textId="6A00544F" w:rsidR="00C204C1" w:rsidRDefault="00C204C1" w:rsidP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390" w:author="Liu, Disheng" w:date="2022-03-31T19:25:00Z"/>
          <w:rFonts w:ascii="Courier New" w:eastAsia="Times New Roman" w:hAnsi="Courier New" w:cs="Courier New"/>
          <w:color w:val="000000"/>
          <w:sz w:val="21"/>
          <w:szCs w:val="21"/>
        </w:rPr>
      </w:pPr>
      <w:ins w:id="391" w:author="Liu, Disheng" w:date="2022-03-31T19:25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the percentage of Nan in Location column: 0.334463913222774</w:t>
        </w:r>
      </w:ins>
    </w:p>
    <w:p w14:paraId="3425C4B4" w14:textId="4573848E" w:rsidR="00C204C1" w:rsidRPr="00C204C1" w:rsidRDefault="00C204C1" w:rsidP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392" w:author="Liu, Disheng" w:date="2022-03-31T19:25:00Z"/>
          <w:rFonts w:ascii="Courier New" w:eastAsia="Times New Roman" w:hAnsi="Courier New" w:cs="Courier New"/>
          <w:color w:val="000000"/>
          <w:sz w:val="21"/>
          <w:szCs w:val="21"/>
        </w:rPr>
      </w:pPr>
      <w:ins w:id="393" w:author="Liu, Disheng" w:date="2022-03-31T19:25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unique locations: 2959</w:t>
        </w:r>
      </w:ins>
    </w:p>
    <w:p w14:paraId="29AF5BE1" w14:textId="7BB11DD0" w:rsidR="00C204C1" w:rsidRDefault="00C204C1" w:rsidP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394" w:author="Liu, Disheng" w:date="2022-03-31T19:25:00Z"/>
          <w:rFonts w:ascii="Courier New" w:eastAsia="Times New Roman" w:hAnsi="Courier New" w:cs="Courier New"/>
          <w:color w:val="000000"/>
          <w:sz w:val="21"/>
          <w:szCs w:val="21"/>
        </w:rPr>
      </w:pPr>
    </w:p>
    <w:p w14:paraId="3876EE48" w14:textId="7C72D888" w:rsidR="00C204C1" w:rsidRPr="00C204C1" w:rsidRDefault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395" w:author="Liu, Disheng" w:date="2022-03-31T19:25:00Z"/>
          <w:rFonts w:ascii="Courier New" w:eastAsia="Times New Roman" w:hAnsi="Courier New" w:cs="Courier New"/>
          <w:color w:val="000000"/>
          <w:sz w:val="21"/>
          <w:szCs w:val="21"/>
        </w:rPr>
        <w:pPrChange w:id="396" w:author="Liu, Disheng" w:date="2022-03-31T19:25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397" w:author="Liu, Disheng" w:date="2022-03-31T19:25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the </w:t>
        </w:r>
      </w:ins>
      <w:ins w:id="398" w:author="Liu, Disheng" w:date="2022-03-31T19:27:00Z">
        <w:r w:rsidR="002D1F8B"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percentage</w:t>
        </w:r>
      </w:ins>
      <w:ins w:id="399" w:author="Liu, Disheng" w:date="2022-03-31T19:25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 of each location(%):</w:t>
        </w:r>
      </w:ins>
    </w:p>
    <w:p w14:paraId="45A0010B" w14:textId="77777777" w:rsidR="00C204C1" w:rsidRPr="00C204C1" w:rsidRDefault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400" w:author="Liu, Disheng" w:date="2022-03-31T19:25:00Z"/>
          <w:rFonts w:ascii="Courier New" w:eastAsia="Times New Roman" w:hAnsi="Courier New" w:cs="Courier New"/>
          <w:color w:val="000000"/>
          <w:sz w:val="21"/>
          <w:szCs w:val="21"/>
        </w:rPr>
        <w:pPrChange w:id="401" w:author="Liu, Disheng" w:date="2022-03-31T19:25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02" w:author="Liu, Disheng" w:date="2022-03-31T19:25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EXTERNAL DEPARTMENT       55.556455</w:t>
        </w:r>
      </w:ins>
    </w:p>
    <w:p w14:paraId="2654E860" w14:textId="77777777" w:rsidR="00C204C1" w:rsidRPr="00C204C1" w:rsidRDefault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403" w:author="Liu, Disheng" w:date="2022-03-31T19:25:00Z"/>
          <w:rFonts w:ascii="Courier New" w:eastAsia="Times New Roman" w:hAnsi="Courier New" w:cs="Courier New"/>
          <w:color w:val="000000"/>
          <w:sz w:val="21"/>
          <w:szCs w:val="21"/>
        </w:rPr>
        <w:pPrChange w:id="404" w:author="Liu, Disheng" w:date="2022-03-31T19:25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05" w:author="Liu, Disheng" w:date="2022-03-31T19:25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CHILDREN'S HOSPITAL        3.769527</w:t>
        </w:r>
      </w:ins>
    </w:p>
    <w:p w14:paraId="22637B80" w14:textId="77777777" w:rsidR="00C204C1" w:rsidRPr="00C204C1" w:rsidRDefault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406" w:author="Liu, Disheng" w:date="2022-03-31T19:25:00Z"/>
          <w:rFonts w:ascii="Courier New" w:eastAsia="Times New Roman" w:hAnsi="Courier New" w:cs="Courier New"/>
          <w:color w:val="000000"/>
          <w:sz w:val="21"/>
          <w:szCs w:val="21"/>
        </w:rPr>
        <w:pPrChange w:id="407" w:author="Liu, Disheng" w:date="2022-03-31T19:25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08" w:author="Liu, Disheng" w:date="2022-03-31T19:25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CHILDRENS HOSPITAL         1.806234</w:t>
        </w:r>
      </w:ins>
    </w:p>
    <w:p w14:paraId="5D85A20F" w14:textId="77777777" w:rsidR="00C204C1" w:rsidRPr="00C204C1" w:rsidRDefault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409" w:author="Liu, Disheng" w:date="2022-03-31T19:25:00Z"/>
          <w:rFonts w:ascii="Courier New" w:eastAsia="Times New Roman" w:hAnsi="Courier New" w:cs="Courier New"/>
          <w:color w:val="000000"/>
          <w:sz w:val="21"/>
          <w:szCs w:val="21"/>
        </w:rPr>
        <w:pPrChange w:id="410" w:author="Liu, Disheng" w:date="2022-03-31T19:25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11" w:author="Liu, Disheng" w:date="2022-03-31T19:25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UPMC INPATIENT             1.184230</w:t>
        </w:r>
      </w:ins>
    </w:p>
    <w:p w14:paraId="6AA6FB01" w14:textId="77777777" w:rsidR="00C204C1" w:rsidRPr="00C204C1" w:rsidRDefault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412" w:author="Liu, Disheng" w:date="2022-03-31T19:25:00Z"/>
          <w:rFonts w:ascii="Courier New" w:eastAsia="Times New Roman" w:hAnsi="Courier New" w:cs="Courier New"/>
          <w:color w:val="000000"/>
          <w:sz w:val="21"/>
          <w:szCs w:val="21"/>
        </w:rPr>
        <w:pPrChange w:id="413" w:author="Liu, Disheng" w:date="2022-03-31T19:25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14" w:author="Liu, Disheng" w:date="2022-03-31T19:25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ALTOONA                    1.163567</w:t>
        </w:r>
      </w:ins>
    </w:p>
    <w:p w14:paraId="22F8423C" w14:textId="77777777" w:rsidR="00C204C1" w:rsidRPr="00C204C1" w:rsidRDefault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415" w:author="Liu, Disheng" w:date="2022-03-31T19:25:00Z"/>
          <w:rFonts w:ascii="Courier New" w:eastAsia="Times New Roman" w:hAnsi="Courier New" w:cs="Courier New"/>
          <w:color w:val="000000"/>
          <w:sz w:val="21"/>
          <w:szCs w:val="21"/>
        </w:rPr>
        <w:pPrChange w:id="416" w:author="Liu, Disheng" w:date="2022-03-31T19:25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17" w:author="Liu, Disheng" w:date="2022-03-31T19:25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                            ...    </w:t>
        </w:r>
      </w:ins>
    </w:p>
    <w:p w14:paraId="2911CEB7" w14:textId="77777777" w:rsidR="00C204C1" w:rsidRPr="00C204C1" w:rsidRDefault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418" w:author="Liu, Disheng" w:date="2022-03-31T19:25:00Z"/>
          <w:rFonts w:ascii="Courier New" w:eastAsia="Times New Roman" w:hAnsi="Courier New" w:cs="Courier New"/>
          <w:color w:val="000000"/>
          <w:sz w:val="21"/>
          <w:szCs w:val="21"/>
        </w:rPr>
        <w:pPrChange w:id="419" w:author="Liu, Disheng" w:date="2022-03-31T19:25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20" w:author="Liu, Disheng" w:date="2022-03-31T19:25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UPA NEPHROLOGY JHNSTWN     0.000050</w:t>
        </w:r>
      </w:ins>
    </w:p>
    <w:p w14:paraId="2B3410EF" w14:textId="77777777" w:rsidR="00C204C1" w:rsidRPr="00C204C1" w:rsidRDefault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421" w:author="Liu, Disheng" w:date="2022-03-31T19:25:00Z"/>
          <w:rFonts w:ascii="Courier New" w:eastAsia="Times New Roman" w:hAnsi="Courier New" w:cs="Courier New"/>
          <w:color w:val="000000"/>
          <w:sz w:val="21"/>
          <w:szCs w:val="21"/>
        </w:rPr>
        <w:pPrChange w:id="422" w:author="Liu, Disheng" w:date="2022-03-31T19:25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23" w:author="Liu, Disheng" w:date="2022-03-31T19:25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UPA PULM PHONE CONSULT     0.000050</w:t>
        </w:r>
      </w:ins>
    </w:p>
    <w:p w14:paraId="077A5B1F" w14:textId="77777777" w:rsidR="00C204C1" w:rsidRPr="00C204C1" w:rsidRDefault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424" w:author="Liu, Disheng" w:date="2022-03-31T19:25:00Z"/>
          <w:rFonts w:ascii="Courier New" w:eastAsia="Times New Roman" w:hAnsi="Courier New" w:cs="Courier New"/>
          <w:color w:val="000000"/>
          <w:sz w:val="21"/>
          <w:szCs w:val="21"/>
        </w:rPr>
        <w:pPrChange w:id="425" w:author="Liu, Disheng" w:date="2022-03-31T19:25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26" w:author="Liu, Disheng" w:date="2022-03-31T19:25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HEM/ONC SHADYSIDE INPT     0.000050</w:t>
        </w:r>
      </w:ins>
    </w:p>
    <w:p w14:paraId="7C0673DF" w14:textId="77777777" w:rsidR="00C204C1" w:rsidRPr="00C204C1" w:rsidRDefault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427" w:author="Liu, Disheng" w:date="2022-03-31T19:25:00Z"/>
          <w:rFonts w:ascii="Courier New" w:eastAsia="Times New Roman" w:hAnsi="Courier New" w:cs="Courier New"/>
          <w:color w:val="000000"/>
          <w:sz w:val="21"/>
          <w:szCs w:val="21"/>
        </w:rPr>
        <w:pPrChange w:id="428" w:author="Liu, Disheng" w:date="2022-03-31T19:25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29" w:author="Liu, Disheng" w:date="2022-03-31T19:25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SIVA KEDARNATH BELLVUE     0.000050</w:t>
        </w:r>
      </w:ins>
    </w:p>
    <w:p w14:paraId="54D1B9C9" w14:textId="1E983A62" w:rsidR="00C204C1" w:rsidRPr="00C204C1" w:rsidRDefault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430" w:author="Liu, Disheng" w:date="2022-03-31T19:25:00Z"/>
          <w:rFonts w:ascii="Courier New" w:eastAsia="Times New Roman" w:hAnsi="Courier New" w:cs="Courier New"/>
          <w:color w:val="000000"/>
          <w:sz w:val="21"/>
          <w:szCs w:val="21"/>
        </w:rPr>
        <w:pPrChange w:id="431" w:author="Liu, Disheng" w:date="2022-03-31T19:25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32" w:author="Liu, Disheng" w:date="2022-03-31T19:25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CRS ERIE WEST 26 OT        0.000050</w:t>
        </w:r>
      </w:ins>
    </w:p>
    <w:p w14:paraId="592B2341" w14:textId="77777777" w:rsidR="00C204C1" w:rsidRDefault="00C204C1">
      <w:pPr>
        <w:pPrChange w:id="433" w:author="Liu, Disheng" w:date="2022-03-31T19:24:00Z">
          <w:pPr>
            <w:pStyle w:val="ListParagraph"/>
            <w:numPr>
              <w:ilvl w:val="3"/>
              <w:numId w:val="24"/>
            </w:numPr>
            <w:ind w:hanging="720"/>
          </w:pPr>
        </w:pPrChange>
      </w:pPr>
    </w:p>
    <w:p w14:paraId="4B4465A0" w14:textId="51048B8E" w:rsidR="00F05495" w:rsidRDefault="00F05495" w:rsidP="00F05495">
      <w:pPr>
        <w:pStyle w:val="ListParagraph"/>
        <w:numPr>
          <w:ilvl w:val="3"/>
          <w:numId w:val="24"/>
        </w:numPr>
        <w:rPr>
          <w:ins w:id="434" w:author="Liu, Disheng" w:date="2022-03-31T19:26:00Z"/>
        </w:rPr>
      </w:pPr>
      <w:r w:rsidRPr="00F05495">
        <w:t>APPT_STATUS</w:t>
      </w:r>
    </w:p>
    <w:p w14:paraId="7442F377" w14:textId="77777777" w:rsidR="00C204C1" w:rsidRPr="00C204C1" w:rsidRDefault="00C204C1" w:rsidP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435" w:author="Liu, Disheng" w:date="2022-03-31T19:26:00Z"/>
          <w:rFonts w:ascii="Courier New" w:eastAsia="Times New Roman" w:hAnsi="Courier New" w:cs="Courier New"/>
          <w:color w:val="000000"/>
          <w:sz w:val="21"/>
          <w:szCs w:val="21"/>
        </w:rPr>
      </w:pPr>
      <w:ins w:id="436" w:author="Liu, Disheng" w:date="2022-03-31T19:26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Nan in APPT_STATUS column:  1904268</w:t>
        </w:r>
      </w:ins>
    </w:p>
    <w:p w14:paraId="47830C19" w14:textId="0973FC45" w:rsidR="00C204C1" w:rsidRDefault="00C204C1" w:rsidP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437" w:author="Liu, Disheng" w:date="2022-03-31T19:26:00Z"/>
          <w:rFonts w:ascii="Courier New" w:eastAsia="Times New Roman" w:hAnsi="Courier New" w:cs="Courier New"/>
          <w:color w:val="000000"/>
          <w:sz w:val="21"/>
          <w:szCs w:val="21"/>
        </w:rPr>
      </w:pPr>
      <w:ins w:id="438" w:author="Liu, Disheng" w:date="2022-03-31T19:26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the percentage of Nan in APPT_STATUS column: 95.41706773107197</w:t>
        </w:r>
      </w:ins>
    </w:p>
    <w:p w14:paraId="58EDA97B" w14:textId="6A31D4F7" w:rsidR="00C204C1" w:rsidRDefault="00C204C1" w:rsidP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439" w:author="Liu, Disheng" w:date="2022-03-31T19:27:00Z"/>
          <w:rFonts w:ascii="Courier New" w:eastAsia="Times New Roman" w:hAnsi="Courier New" w:cs="Courier New"/>
          <w:color w:val="000000"/>
          <w:sz w:val="21"/>
          <w:szCs w:val="21"/>
        </w:rPr>
      </w:pPr>
      <w:ins w:id="440" w:author="Liu, Disheng" w:date="2022-03-31T19:26:00Z">
        <w:r w:rsidRPr="00C204C1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unique APPT_STATUS: 8</w:t>
        </w:r>
      </w:ins>
    </w:p>
    <w:p w14:paraId="5FC0EC2F" w14:textId="77777777" w:rsidR="00C204C1" w:rsidRDefault="00C204C1" w:rsidP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441" w:author="Liu, Disheng" w:date="2022-03-31T19:27:00Z"/>
          <w:rFonts w:ascii="Courier New" w:eastAsia="Times New Roman" w:hAnsi="Courier New" w:cs="Courier New"/>
          <w:color w:val="000000"/>
          <w:sz w:val="21"/>
          <w:szCs w:val="21"/>
        </w:rPr>
      </w:pPr>
    </w:p>
    <w:p w14:paraId="5CCF6506" w14:textId="4902A2F5" w:rsidR="00C204C1" w:rsidRPr="00C204C1" w:rsidRDefault="00C204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916"/>
        <w:textAlignment w:val="baseline"/>
        <w:rPr>
          <w:ins w:id="442" w:author="Liu, Disheng" w:date="2022-03-31T19:27:00Z"/>
          <w:rFonts w:ascii="Courier New" w:eastAsia="Times New Roman" w:hAnsi="Courier New" w:cs="Courier New"/>
          <w:color w:val="D84315"/>
          <w:sz w:val="21"/>
          <w:szCs w:val="21"/>
        </w:rPr>
        <w:pPrChange w:id="443" w:author="Liu, Disheng" w:date="2022-03-31T19:28:00Z">
          <w:pPr>
            <w:shd w:val="clear" w:color="auto" w:fill="FFFFFF"/>
            <w:spacing w:after="0" w:line="291" w:lineRule="atLeast"/>
            <w:jc w:val="right"/>
          </w:pPr>
        </w:pPrChange>
      </w:pPr>
      <w:ins w:id="444" w:author="Liu, Disheng" w:date="2022-03-31T19:27:00Z">
        <w:r w:rsidRPr="00C204C1">
          <w:rPr>
            <w:rFonts w:ascii="Courier New" w:eastAsia="Times New Roman" w:hAnsi="Courier New" w:cs="Courier New"/>
            <w:color w:val="000000"/>
            <w:sz w:val="20"/>
            <w:szCs w:val="20"/>
          </w:rPr>
          <w:t xml:space="preserve">the </w:t>
        </w:r>
        <w:r w:rsidR="002D1F8B" w:rsidRPr="00C204C1">
          <w:rPr>
            <w:rFonts w:ascii="Courier New" w:eastAsia="Times New Roman" w:hAnsi="Courier New" w:cs="Courier New"/>
            <w:color w:val="000000"/>
            <w:sz w:val="20"/>
            <w:szCs w:val="20"/>
          </w:rPr>
          <w:t>percentage</w:t>
        </w:r>
        <w:r w:rsidRPr="00C204C1">
          <w:rPr>
            <w:rFonts w:ascii="Courier New" w:eastAsia="Times New Roman" w:hAnsi="Courier New" w:cs="Courier New"/>
            <w:color w:val="000000"/>
            <w:sz w:val="20"/>
            <w:szCs w:val="20"/>
          </w:rPr>
          <w:t xml:space="preserve"> of each APPT_STATUS(%):</w:t>
        </w:r>
      </w:ins>
    </w:p>
    <w:p w14:paraId="7B885B40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916"/>
        <w:textAlignment w:val="baseline"/>
        <w:rPr>
          <w:ins w:id="445" w:author="Liu, Disheng" w:date="2022-03-31T19:28:00Z"/>
          <w:rFonts w:ascii="Courier New" w:eastAsia="Times New Roman" w:hAnsi="Courier New" w:cs="Courier New"/>
          <w:color w:val="000000"/>
          <w:sz w:val="21"/>
          <w:szCs w:val="21"/>
        </w:rPr>
        <w:pPrChange w:id="446" w:author="Liu, Disheng" w:date="2022-03-31T19:28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47" w:author="Liu, Disheng" w:date="2022-03-31T19:28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COMPLETED               46.194636</w:t>
        </w:r>
      </w:ins>
    </w:p>
    <w:p w14:paraId="392192BF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916"/>
        <w:textAlignment w:val="baseline"/>
        <w:rPr>
          <w:ins w:id="448" w:author="Liu, Disheng" w:date="2022-03-31T19:28:00Z"/>
          <w:rFonts w:ascii="Courier New" w:eastAsia="Times New Roman" w:hAnsi="Courier New" w:cs="Courier New"/>
          <w:color w:val="000000"/>
          <w:sz w:val="21"/>
          <w:szCs w:val="21"/>
        </w:rPr>
        <w:pPrChange w:id="449" w:author="Liu, Disheng" w:date="2022-03-31T19:28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50" w:author="Liu, Disheng" w:date="2022-03-31T19:28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CANCELED                39.919968</w:t>
        </w:r>
      </w:ins>
    </w:p>
    <w:p w14:paraId="580783D3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916"/>
        <w:textAlignment w:val="baseline"/>
        <w:rPr>
          <w:ins w:id="451" w:author="Liu, Disheng" w:date="2022-03-31T19:28:00Z"/>
          <w:rFonts w:ascii="Courier New" w:eastAsia="Times New Roman" w:hAnsi="Courier New" w:cs="Courier New"/>
          <w:color w:val="000000"/>
          <w:sz w:val="21"/>
          <w:szCs w:val="21"/>
        </w:rPr>
        <w:pPrChange w:id="452" w:author="Liu, Disheng" w:date="2022-03-31T19:28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53" w:author="Liu, Disheng" w:date="2022-03-31T19:28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lastRenderedPageBreak/>
          <w:t>NO SHOW                 11.125810</w:t>
        </w:r>
      </w:ins>
    </w:p>
    <w:p w14:paraId="335918B5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916"/>
        <w:textAlignment w:val="baseline"/>
        <w:rPr>
          <w:ins w:id="454" w:author="Liu, Disheng" w:date="2022-03-31T19:28:00Z"/>
          <w:rFonts w:ascii="Courier New" w:eastAsia="Times New Roman" w:hAnsi="Courier New" w:cs="Courier New"/>
          <w:color w:val="000000"/>
          <w:sz w:val="21"/>
          <w:szCs w:val="21"/>
        </w:rPr>
        <w:pPrChange w:id="455" w:author="Liu, Disheng" w:date="2022-03-31T19:28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56" w:author="Liu, Disheng" w:date="2022-03-31T19:28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UNRESOLVED               2.326624</w:t>
        </w:r>
      </w:ins>
    </w:p>
    <w:p w14:paraId="7C15B689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916"/>
        <w:textAlignment w:val="baseline"/>
        <w:rPr>
          <w:ins w:id="457" w:author="Liu, Disheng" w:date="2022-03-31T19:28:00Z"/>
          <w:rFonts w:ascii="Courier New" w:eastAsia="Times New Roman" w:hAnsi="Courier New" w:cs="Courier New"/>
          <w:color w:val="000000"/>
          <w:sz w:val="21"/>
          <w:szCs w:val="21"/>
        </w:rPr>
        <w:pPrChange w:id="458" w:author="Liu, Disheng" w:date="2022-03-31T19:28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59" w:author="Liu, Disheng" w:date="2022-03-31T19:28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ADMITTED TO HOSPITAL     0.300668</w:t>
        </w:r>
      </w:ins>
    </w:p>
    <w:p w14:paraId="68089D5A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916"/>
        <w:textAlignment w:val="baseline"/>
        <w:rPr>
          <w:ins w:id="460" w:author="Liu, Disheng" w:date="2022-03-31T19:28:00Z"/>
          <w:rFonts w:ascii="Courier New" w:eastAsia="Times New Roman" w:hAnsi="Courier New" w:cs="Courier New"/>
          <w:color w:val="000000"/>
          <w:sz w:val="21"/>
          <w:szCs w:val="21"/>
        </w:rPr>
        <w:pPrChange w:id="461" w:author="Liu, Disheng" w:date="2022-03-31T19:28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62" w:author="Liu, Disheng" w:date="2022-03-31T19:28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LEFT WITHOUT SEEN        0.090747</w:t>
        </w:r>
      </w:ins>
    </w:p>
    <w:p w14:paraId="2D898201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916"/>
        <w:textAlignment w:val="baseline"/>
        <w:rPr>
          <w:ins w:id="463" w:author="Liu, Disheng" w:date="2022-03-31T19:28:00Z"/>
          <w:rFonts w:ascii="Courier New" w:eastAsia="Times New Roman" w:hAnsi="Courier New" w:cs="Courier New"/>
          <w:color w:val="000000"/>
          <w:sz w:val="21"/>
          <w:szCs w:val="21"/>
        </w:rPr>
        <w:pPrChange w:id="464" w:author="Liu, Disheng" w:date="2022-03-31T19:28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65" w:author="Liu, Disheng" w:date="2022-03-31T19:28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ARRIVED                  0.039360</w:t>
        </w:r>
      </w:ins>
    </w:p>
    <w:p w14:paraId="0F4D20F4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916"/>
        <w:textAlignment w:val="baseline"/>
        <w:rPr>
          <w:ins w:id="466" w:author="Liu, Disheng" w:date="2022-03-31T19:28:00Z"/>
          <w:rFonts w:ascii="Courier New" w:eastAsia="Times New Roman" w:hAnsi="Courier New" w:cs="Courier New"/>
          <w:color w:val="000000"/>
          <w:sz w:val="21"/>
          <w:szCs w:val="21"/>
        </w:rPr>
        <w:pPrChange w:id="467" w:author="Liu, Disheng" w:date="2022-03-31T19:28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468" w:author="Liu, Disheng" w:date="2022-03-31T19:28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SCHEDULED                0.002187</w:t>
        </w:r>
      </w:ins>
    </w:p>
    <w:p w14:paraId="22D6E49F" w14:textId="77777777" w:rsidR="00C204C1" w:rsidRPr="00C204C1" w:rsidRDefault="00C204C1" w:rsidP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469" w:author="Liu, Disheng" w:date="2022-03-31T19:26:00Z"/>
          <w:rFonts w:ascii="Courier New" w:eastAsia="Times New Roman" w:hAnsi="Courier New" w:cs="Courier New"/>
          <w:color w:val="000000"/>
          <w:sz w:val="21"/>
          <w:szCs w:val="21"/>
        </w:rPr>
      </w:pPr>
    </w:p>
    <w:p w14:paraId="41A186BC" w14:textId="77777777" w:rsidR="00C204C1" w:rsidRPr="00C204C1" w:rsidRDefault="00C204C1" w:rsidP="00C20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470" w:author="Liu, Disheng" w:date="2022-03-31T19:26:00Z"/>
          <w:rFonts w:ascii="Courier New" w:eastAsia="Times New Roman" w:hAnsi="Courier New" w:cs="Courier New"/>
          <w:color w:val="000000"/>
          <w:sz w:val="21"/>
          <w:szCs w:val="21"/>
        </w:rPr>
      </w:pPr>
    </w:p>
    <w:p w14:paraId="366AAB24" w14:textId="77777777" w:rsidR="00C204C1" w:rsidRDefault="00C204C1">
      <w:pPr>
        <w:pStyle w:val="ListParagraph"/>
        <w:pPrChange w:id="471" w:author="Liu, Disheng" w:date="2022-03-31T19:26:00Z">
          <w:pPr>
            <w:pStyle w:val="ListParagraph"/>
            <w:numPr>
              <w:ilvl w:val="3"/>
              <w:numId w:val="24"/>
            </w:numPr>
            <w:ind w:hanging="720"/>
          </w:pPr>
        </w:pPrChange>
      </w:pPr>
    </w:p>
    <w:p w14:paraId="3B6B6C08" w14:textId="105B0346" w:rsidR="00F05495" w:rsidRDefault="00F05495" w:rsidP="00C20042">
      <w:pPr>
        <w:pStyle w:val="ListParagraph"/>
        <w:numPr>
          <w:ilvl w:val="3"/>
          <w:numId w:val="24"/>
        </w:numPr>
        <w:rPr>
          <w:ins w:id="472" w:author="Liu, Disheng" w:date="2022-03-31T19:29:00Z"/>
        </w:rPr>
      </w:pPr>
      <w:r w:rsidRPr="00F05495">
        <w:t>ADMIT_SOURCE</w:t>
      </w:r>
    </w:p>
    <w:p w14:paraId="617B3B91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473" w:author="Liu, Disheng" w:date="2022-03-31T19:29:00Z"/>
          <w:rFonts w:ascii="Courier New" w:eastAsia="Times New Roman" w:hAnsi="Courier New" w:cs="Courier New"/>
          <w:color w:val="000000"/>
          <w:sz w:val="21"/>
          <w:szCs w:val="21"/>
        </w:rPr>
      </w:pPr>
      <w:ins w:id="474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Nan in ADMIT_SOURCE column:  1812929</w:t>
        </w:r>
      </w:ins>
    </w:p>
    <w:p w14:paraId="4FA90E61" w14:textId="23997DE0" w:rsid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475" w:author="Liu, Disheng" w:date="2022-03-31T19:29:00Z"/>
          <w:rFonts w:ascii="Courier New" w:eastAsia="Times New Roman" w:hAnsi="Courier New" w:cs="Courier New"/>
          <w:color w:val="000000"/>
          <w:sz w:val="21"/>
          <w:szCs w:val="21"/>
        </w:rPr>
      </w:pPr>
      <w:ins w:id="476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the percentage of Nan in ADMIT_SOURCE column: 90.84034872435213</w:t>
        </w:r>
      </w:ins>
    </w:p>
    <w:p w14:paraId="1215ED05" w14:textId="6E3298E1" w:rsid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477" w:author="Liu, Disheng" w:date="2022-03-31T19:29:00Z"/>
          <w:rFonts w:ascii="Courier New" w:eastAsia="Times New Roman" w:hAnsi="Courier New" w:cs="Courier New"/>
          <w:color w:val="000000"/>
          <w:sz w:val="21"/>
          <w:szCs w:val="21"/>
        </w:rPr>
      </w:pPr>
      <w:ins w:id="478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unique ADMIT_SOURCE: 19</w:t>
        </w:r>
      </w:ins>
    </w:p>
    <w:p w14:paraId="261FD531" w14:textId="2E42908B" w:rsid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479" w:author="Liu, Disheng" w:date="2022-03-31T19:29:00Z"/>
          <w:rFonts w:ascii="Courier New" w:eastAsia="Times New Roman" w:hAnsi="Courier New" w:cs="Courier New"/>
          <w:color w:val="000000"/>
          <w:sz w:val="21"/>
          <w:szCs w:val="21"/>
        </w:rPr>
      </w:pPr>
    </w:p>
    <w:p w14:paraId="4AAFF2DF" w14:textId="5B052EB3" w:rsid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480" w:author="Liu, Disheng" w:date="2022-03-31T19:29:00Z"/>
          <w:rFonts w:ascii="Courier New" w:eastAsia="Times New Roman" w:hAnsi="Courier New" w:cs="Courier New"/>
          <w:color w:val="000000"/>
          <w:sz w:val="21"/>
          <w:szCs w:val="21"/>
        </w:rPr>
      </w:pPr>
    </w:p>
    <w:p w14:paraId="3F909DD2" w14:textId="02C2980D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ins w:id="481" w:author="Liu, Disheng" w:date="2022-03-31T19:29:00Z"/>
          <w:rFonts w:ascii="Courier New" w:eastAsia="Times New Roman" w:hAnsi="Courier New" w:cs="Courier New"/>
          <w:color w:val="D84315"/>
          <w:sz w:val="21"/>
          <w:szCs w:val="21"/>
        </w:rPr>
        <w:pPrChange w:id="482" w:author="Liu, Disheng" w:date="2022-03-31T19:30:00Z">
          <w:pPr>
            <w:shd w:val="clear" w:color="auto" w:fill="FFFFFF"/>
            <w:spacing w:after="0" w:line="291" w:lineRule="atLeast"/>
            <w:jc w:val="right"/>
          </w:pPr>
        </w:pPrChange>
      </w:pPr>
      <w:ins w:id="483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the percentage of each ADMIT_SOURCE(%):</w:t>
        </w:r>
      </w:ins>
    </w:p>
    <w:p w14:paraId="2A035FED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484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485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486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MED STAFF REFERRAL      170669</w:t>
        </w:r>
      </w:ins>
    </w:p>
    <w:p w14:paraId="5E83CA62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487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488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489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HOSPITAL TRANSFER         5992</w:t>
        </w:r>
      </w:ins>
    </w:p>
    <w:p w14:paraId="00F7EFCA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490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491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492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TRANS FRM SNF/ICF         3025</w:t>
        </w:r>
      </w:ins>
    </w:p>
    <w:p w14:paraId="42B6D839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493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494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495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7                          939</w:t>
        </w:r>
      </w:ins>
    </w:p>
    <w:p w14:paraId="7B91D341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496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497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498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XFER OTH HLTH CR FAC       766</w:t>
        </w:r>
      </w:ins>
    </w:p>
    <w:p w14:paraId="24625409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499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500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501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NON-STAFF REFERRAL         503</w:t>
        </w:r>
      </w:ins>
    </w:p>
    <w:p w14:paraId="6B3E94A4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502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503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504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SPECIMEN                   343</w:t>
        </w:r>
      </w:ins>
    </w:p>
    <w:p w14:paraId="5AD93A55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505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506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507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D                          204</w:t>
        </w:r>
      </w:ins>
    </w:p>
    <w:p w14:paraId="5A9FB84D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508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509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510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8                          163</w:t>
        </w:r>
      </w:ins>
    </w:p>
    <w:p w14:paraId="3C6E519E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511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512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513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B                          102</w:t>
        </w:r>
      </w:ins>
    </w:p>
    <w:p w14:paraId="6F3DE699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514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515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516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PGH CANCER INSTITUTE        45</w:t>
        </w:r>
      </w:ins>
    </w:p>
    <w:p w14:paraId="34C4715F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517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518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519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CLINIC REFERRAL             36</w:t>
        </w:r>
      </w:ins>
    </w:p>
    <w:p w14:paraId="6F3E11AA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520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521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522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BABYBORN OUTSIDE HOS         4</w:t>
        </w:r>
      </w:ins>
    </w:p>
    <w:p w14:paraId="3B38A3E4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523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524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525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SICK BABY                    2</w:t>
        </w:r>
      </w:ins>
    </w:p>
    <w:p w14:paraId="06F4227F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526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527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528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U                            2</w:t>
        </w:r>
      </w:ins>
    </w:p>
    <w:p w14:paraId="5EDC0C3F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529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530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531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H                            2</w:t>
        </w:r>
      </w:ins>
    </w:p>
    <w:p w14:paraId="3ACEA9E0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532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533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534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EMERGENCY DEPARTMENT         2</w:t>
        </w:r>
      </w:ins>
    </w:p>
    <w:p w14:paraId="2557B9D0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535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536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537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COURT/LAW ENFORCE            2</w:t>
        </w:r>
      </w:ins>
    </w:p>
    <w:p w14:paraId="31802652" w14:textId="77777777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720"/>
        <w:textAlignment w:val="baseline"/>
        <w:rPr>
          <w:ins w:id="538" w:author="Liu, Disheng" w:date="2022-03-31T19:29:00Z"/>
          <w:rFonts w:ascii="Courier New" w:eastAsia="Times New Roman" w:hAnsi="Courier New" w:cs="Courier New"/>
          <w:color w:val="000000"/>
          <w:sz w:val="20"/>
          <w:szCs w:val="20"/>
        </w:rPr>
        <w:pPrChange w:id="539" w:author="Liu, Disheng" w:date="2022-03-31T19:30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textAlignment w:val="baseline"/>
          </w:pPr>
        </w:pPrChange>
      </w:pPr>
      <w:ins w:id="540" w:author="Liu, Disheng" w:date="2022-03-31T19:29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>P                            1</w:t>
        </w:r>
      </w:ins>
    </w:p>
    <w:p w14:paraId="70DD7320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541" w:author="Liu, Disheng" w:date="2022-03-31T19:29:00Z"/>
          <w:rFonts w:ascii="Courier New" w:eastAsia="Times New Roman" w:hAnsi="Courier New" w:cs="Courier New"/>
          <w:color w:val="000000"/>
          <w:sz w:val="21"/>
          <w:szCs w:val="21"/>
        </w:rPr>
      </w:pPr>
    </w:p>
    <w:p w14:paraId="527EBDA9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542" w:author="Liu, Disheng" w:date="2022-03-31T19:29:00Z"/>
          <w:rFonts w:ascii="Courier New" w:eastAsia="Times New Roman" w:hAnsi="Courier New" w:cs="Courier New"/>
          <w:color w:val="000000"/>
          <w:sz w:val="21"/>
          <w:szCs w:val="21"/>
        </w:rPr>
      </w:pPr>
    </w:p>
    <w:p w14:paraId="0E995C97" w14:textId="77777777" w:rsidR="002D1F8B" w:rsidRDefault="002D1F8B">
      <w:pPr>
        <w:pStyle w:val="ListParagraph"/>
        <w:pPrChange w:id="543" w:author="Liu, Disheng" w:date="2022-03-31T19:29:00Z">
          <w:pPr>
            <w:pStyle w:val="ListParagraph"/>
            <w:numPr>
              <w:ilvl w:val="3"/>
              <w:numId w:val="24"/>
            </w:numPr>
            <w:ind w:hanging="720"/>
          </w:pPr>
        </w:pPrChange>
      </w:pPr>
    </w:p>
    <w:p w14:paraId="15D16AFB" w14:textId="7E4FE144" w:rsidR="00F05495" w:rsidRDefault="00F05495" w:rsidP="00C20042">
      <w:pPr>
        <w:pStyle w:val="ListParagraph"/>
        <w:numPr>
          <w:ilvl w:val="3"/>
          <w:numId w:val="24"/>
        </w:numPr>
        <w:rPr>
          <w:ins w:id="544" w:author="Liu, Disheng" w:date="2022-03-31T19:30:00Z"/>
        </w:rPr>
      </w:pPr>
      <w:r w:rsidRPr="00F05495">
        <w:t>HOSPITAL_SERVICE</w:t>
      </w:r>
    </w:p>
    <w:p w14:paraId="0738D9E9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545" w:author="Liu, Disheng" w:date="2022-03-31T19:30:00Z"/>
          <w:rFonts w:ascii="Courier New" w:eastAsia="Times New Roman" w:hAnsi="Courier New" w:cs="Courier New"/>
          <w:color w:val="000000"/>
          <w:sz w:val="21"/>
          <w:szCs w:val="21"/>
        </w:rPr>
      </w:pPr>
      <w:ins w:id="546" w:author="Liu, Disheng" w:date="2022-03-31T19:30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Nan in HOSPITAL_SERVICE column:  1812929</w:t>
        </w:r>
      </w:ins>
    </w:p>
    <w:p w14:paraId="2B0C845B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547" w:author="Liu, Disheng" w:date="2022-03-31T19:30:00Z"/>
          <w:rFonts w:ascii="Courier New" w:eastAsia="Times New Roman" w:hAnsi="Courier New" w:cs="Courier New"/>
          <w:color w:val="000000"/>
          <w:sz w:val="21"/>
          <w:szCs w:val="21"/>
        </w:rPr>
      </w:pPr>
      <w:ins w:id="548" w:author="Liu, Disheng" w:date="2022-03-31T19:30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the percentage of Nan in HOSPITAL_SERVICE column: 90.84034872435213</w:t>
        </w:r>
      </w:ins>
    </w:p>
    <w:p w14:paraId="323F62E1" w14:textId="44C120B6" w:rsid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549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</w:pPr>
      <w:ins w:id="550" w:author="Liu, Disheng" w:date="2022-03-31T19:30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unique HOSPITAL_SERVICE: 58</w:t>
        </w:r>
      </w:ins>
    </w:p>
    <w:p w14:paraId="4010D131" w14:textId="60360DEE" w:rsid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551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</w:pPr>
    </w:p>
    <w:p w14:paraId="14C14818" w14:textId="2A23163C" w:rsidR="002D1F8B" w:rsidRPr="002D1F8B" w:rsidRDefault="002D1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ins w:id="552" w:author="Liu, Disheng" w:date="2022-03-31T19:31:00Z"/>
          <w:rFonts w:ascii="Courier New" w:eastAsia="Times New Roman" w:hAnsi="Courier New" w:cs="Courier New"/>
          <w:color w:val="D84315"/>
          <w:sz w:val="21"/>
          <w:szCs w:val="21"/>
          <w:rPrChange w:id="553" w:author="Liu, Disheng" w:date="2022-03-31T19:31:00Z">
            <w:rPr>
              <w:ins w:id="554" w:author="Liu, Disheng" w:date="2022-03-31T19:31:00Z"/>
              <w:rFonts w:ascii="Courier New" w:eastAsia="Times New Roman" w:hAnsi="Courier New" w:cs="Courier New"/>
              <w:color w:val="000000"/>
              <w:sz w:val="21"/>
              <w:szCs w:val="21"/>
            </w:rPr>
          </w:rPrChange>
        </w:rPr>
        <w:pPrChange w:id="555" w:author="Liu, Disheng" w:date="2022-03-31T19:31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556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 xml:space="preserve">the percentage of each </w:t>
        </w:r>
        <w:r w:rsidRPr="00F05495">
          <w:t>HOSPITAL_SERVICE</w:t>
        </w:r>
        <w:r w:rsidRPr="002D1F8B">
          <w:rPr>
            <w:rFonts w:ascii="Courier New" w:eastAsia="Times New Roman" w:hAnsi="Courier New" w:cs="Courier New"/>
            <w:color w:val="000000"/>
            <w:sz w:val="20"/>
            <w:szCs w:val="20"/>
          </w:rPr>
          <w:t xml:space="preserve"> (%):</w:t>
        </w:r>
      </w:ins>
    </w:p>
    <w:p w14:paraId="5DF84A50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557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558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559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EMERGENCY MEDICINE      41.160381</w:t>
        </w:r>
      </w:ins>
    </w:p>
    <w:p w14:paraId="1947DA2C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560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561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562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GENERAL MEDICINE        13.789236</w:t>
        </w:r>
      </w:ins>
    </w:p>
    <w:p w14:paraId="74898E2B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563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564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565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INTERNAL MEDICINE       13.297448</w:t>
        </w:r>
      </w:ins>
    </w:p>
    <w:p w14:paraId="5C1FECB3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566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567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568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lastRenderedPageBreak/>
          <w:t>FAMILY MEDICINE          8.830319</w:t>
        </w:r>
      </w:ins>
    </w:p>
    <w:p w14:paraId="4FC86A37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569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570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571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UNS                      4.657498</w:t>
        </w:r>
      </w:ins>
    </w:p>
    <w:p w14:paraId="569F9BFE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572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573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574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PEDIATRICS               4.652575</w:t>
        </w:r>
      </w:ins>
    </w:p>
    <w:p w14:paraId="44303B36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575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576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577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PULMONARY DISEASE        2.259275</w:t>
        </w:r>
      </w:ins>
    </w:p>
    <w:p w14:paraId="095C5B97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578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579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580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CRITICAL CARE MED        1.919016</w:t>
        </w:r>
      </w:ins>
    </w:p>
    <w:p w14:paraId="37326295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581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582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583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HEMATOLOGY/ONCOLOGY      1.749434</w:t>
        </w:r>
      </w:ins>
    </w:p>
    <w:p w14:paraId="22FCC6D9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584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585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586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CARDIOLOGY               0.977560</w:t>
        </w:r>
      </w:ins>
    </w:p>
    <w:p w14:paraId="566528B4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587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588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589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GERIATRIC MEDICINE       0.714434</w:t>
        </w:r>
      </w:ins>
    </w:p>
    <w:p w14:paraId="01D7723D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590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591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592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PSY                      0.676688</w:t>
        </w:r>
      </w:ins>
    </w:p>
    <w:p w14:paraId="41463067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593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594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595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OBSTETRICS &amp; GYN         0.637302</w:t>
        </w:r>
      </w:ins>
    </w:p>
    <w:p w14:paraId="3CBBB9A2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596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597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598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GENERAL SURGERY          0.605026</w:t>
        </w:r>
      </w:ins>
    </w:p>
    <w:p w14:paraId="08CD6102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599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00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01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NEUROLOGY                0.464437</w:t>
        </w:r>
      </w:ins>
    </w:p>
    <w:p w14:paraId="4A0F4572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02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03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04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GASTROENTEROLOGY         0.462249</w:t>
        </w:r>
      </w:ins>
    </w:p>
    <w:p w14:paraId="46E7F756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05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06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07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ORTHOPEDIC SURGERY       0.284461</w:t>
        </w:r>
      </w:ins>
    </w:p>
    <w:p w14:paraId="4C087EAD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08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09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10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TRANSPLANT               0.283914</w:t>
        </w:r>
      </w:ins>
    </w:p>
    <w:p w14:paraId="7CF083EB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11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12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13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NEUROSURGERY             0.272973</w:t>
        </w:r>
      </w:ins>
    </w:p>
    <w:p w14:paraId="3201BCBE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14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15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16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NEO                      0.236868</w:t>
        </w:r>
      </w:ins>
    </w:p>
    <w:p w14:paraId="07B28DEF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17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18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19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CARDIOTHORACIC SURG      0.182711</w:t>
        </w:r>
      </w:ins>
    </w:p>
    <w:p w14:paraId="67FBB32F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20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21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22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ENDOCRINOLOGY            0.181617</w:t>
        </w:r>
      </w:ins>
    </w:p>
    <w:p w14:paraId="3E15F61B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23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24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25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OTORHINOLARYNGOLOGY      0.145513</w:t>
        </w:r>
      </w:ins>
    </w:p>
    <w:p w14:paraId="6B8F3017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26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27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28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PHYSICAL MED &amp; REHAB     0.134572</w:t>
        </w:r>
      </w:ins>
    </w:p>
    <w:p w14:paraId="6F34CABA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29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30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31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NEPHROLOGY               0.124725</w:t>
        </w:r>
      </w:ins>
    </w:p>
    <w:p w14:paraId="575242D2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32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33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34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URO                      0.115972</w:t>
        </w:r>
      </w:ins>
    </w:p>
    <w:p w14:paraId="09DA58DF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35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36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37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SURGICAL ONCOLOGY        0.096826</w:t>
        </w:r>
      </w:ins>
    </w:p>
    <w:p w14:paraId="189009AD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38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39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40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GYNECOLOGY               0.094638</w:t>
        </w:r>
      </w:ins>
    </w:p>
    <w:p w14:paraId="68D00132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41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42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43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INFECTIOUS DISEASE       0.091356</w:t>
        </w:r>
      </w:ins>
    </w:p>
    <w:p w14:paraId="0ECAC2B8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44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45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46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PATHOLOGY                0.076586</w:t>
        </w:r>
      </w:ins>
    </w:p>
    <w:p w14:paraId="139CC15F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47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48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49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OPHTHALMOLOGY            0.074397</w:t>
        </w:r>
      </w:ins>
    </w:p>
    <w:p w14:paraId="7FB319A6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50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51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52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VAS                      0.072209</w:t>
        </w:r>
      </w:ins>
    </w:p>
    <w:p w14:paraId="14EBE1BB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53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54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55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PEDIATRIC SURGERY        0.067833</w:t>
        </w:r>
      </w:ins>
    </w:p>
    <w:p w14:paraId="383F701E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56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57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58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PSYCHIATRY               0.061268</w:t>
        </w:r>
      </w:ins>
    </w:p>
    <w:p w14:paraId="74BCF6AD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59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60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61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RENAL ELECTROLYTE        0.050875</w:t>
        </w:r>
      </w:ins>
    </w:p>
    <w:p w14:paraId="10504B81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62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63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64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THORACIC SURGERY         0.050328</w:t>
        </w:r>
      </w:ins>
    </w:p>
    <w:p w14:paraId="736D42B1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65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66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67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RHEUMATOLOGY             0.049781</w:t>
        </w:r>
      </w:ins>
    </w:p>
    <w:p w14:paraId="41A46E4C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68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69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70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ANESTHESIOLOGY           0.041028</w:t>
        </w:r>
      </w:ins>
    </w:p>
    <w:p w14:paraId="5C2825F6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71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72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73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PLASTIC SURGERY          0.035558</w:t>
        </w:r>
      </w:ins>
    </w:p>
    <w:p w14:paraId="0B452BBB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74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75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76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RADIOLOGY                0.033916</w:t>
        </w:r>
      </w:ins>
    </w:p>
    <w:p w14:paraId="77AB64D8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77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78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79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DENTAL MEDICINE          0.033369</w:t>
        </w:r>
      </w:ins>
    </w:p>
    <w:p w14:paraId="0548B05A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80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81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82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TRAUMATIC SURGERY        0.028993</w:t>
        </w:r>
      </w:ins>
    </w:p>
    <w:p w14:paraId="50A2262A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83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84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85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ALLERGY &amp; IMMUNOLOGY     0.026258</w:t>
        </w:r>
      </w:ins>
    </w:p>
    <w:p w14:paraId="779EFF4F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86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87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88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COLON/RECTAL SURGERY     0.024617</w:t>
        </w:r>
      </w:ins>
    </w:p>
    <w:p w14:paraId="29B562AD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89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90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91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TOXICOLOGY               0.024070</w:t>
        </w:r>
      </w:ins>
    </w:p>
    <w:p w14:paraId="2E974CC2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92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93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94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CARDIAC SURGERY          0.024070</w:t>
        </w:r>
      </w:ins>
    </w:p>
    <w:p w14:paraId="7D687402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95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96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697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PODIATRY                 0.023523</w:t>
        </w:r>
      </w:ins>
    </w:p>
    <w:p w14:paraId="2B376026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698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699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700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RADIATION ONCOLOGY       0.021882</w:t>
        </w:r>
      </w:ins>
    </w:p>
    <w:p w14:paraId="0670492E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701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702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703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MIDWIFE                  0.015317</w:t>
        </w:r>
      </w:ins>
    </w:p>
    <w:p w14:paraId="1CB4261B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704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705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706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FHC                      0.014223</w:t>
        </w:r>
      </w:ins>
    </w:p>
    <w:p w14:paraId="46269CB8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707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708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709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DERMATOLOGY              0.013129</w:t>
        </w:r>
      </w:ins>
    </w:p>
    <w:p w14:paraId="5257208D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710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711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712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GENETICS                 0.012582</w:t>
        </w:r>
      </w:ins>
    </w:p>
    <w:p w14:paraId="738895AA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713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714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715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ALLERGY                  0.012035</w:t>
        </w:r>
      </w:ins>
    </w:p>
    <w:p w14:paraId="59E28FCB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716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717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718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CLINICAL PSYCHOLOGY      0.003829</w:t>
        </w:r>
      </w:ins>
    </w:p>
    <w:p w14:paraId="63B35475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719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720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721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ORAL SURGERY             0.003829</w:t>
        </w:r>
      </w:ins>
    </w:p>
    <w:p w14:paraId="71BBF40D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722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723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724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OBT                      0.002735</w:t>
        </w:r>
      </w:ins>
    </w:p>
    <w:p w14:paraId="528E97F9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725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726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727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BREAST SURGERY           0.002188</w:t>
        </w:r>
      </w:ins>
    </w:p>
    <w:p w14:paraId="43691209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ins w:id="728" w:author="Liu, Disheng" w:date="2022-03-31T19:31:00Z"/>
          <w:rFonts w:ascii="Courier New" w:eastAsia="Times New Roman" w:hAnsi="Courier New" w:cs="Courier New"/>
          <w:color w:val="000000"/>
          <w:sz w:val="21"/>
          <w:szCs w:val="21"/>
        </w:rPr>
        <w:pPrChange w:id="729" w:author="Liu, Disheng" w:date="2022-03-31T19:32:00Z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40" w:lineRule="auto"/>
            <w:textAlignment w:val="baseline"/>
          </w:pPr>
        </w:pPrChange>
      </w:pPr>
      <w:ins w:id="730" w:author="Liu, Disheng" w:date="2022-03-31T19:31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lastRenderedPageBreak/>
          <w:t>NUCLEAR MEDICINE         0.000547</w:t>
        </w:r>
      </w:ins>
    </w:p>
    <w:p w14:paraId="10DE1797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31" w:author="Liu, Disheng" w:date="2022-03-31T19:30:00Z"/>
          <w:rFonts w:ascii="Courier New" w:eastAsia="Times New Roman" w:hAnsi="Courier New" w:cs="Courier New"/>
          <w:color w:val="000000"/>
          <w:sz w:val="21"/>
          <w:szCs w:val="21"/>
        </w:rPr>
      </w:pPr>
    </w:p>
    <w:p w14:paraId="5981F6E6" w14:textId="77777777" w:rsidR="002D1F8B" w:rsidRDefault="002D1F8B">
      <w:pPr>
        <w:pPrChange w:id="732" w:author="Liu, Disheng" w:date="2022-03-31T19:30:00Z">
          <w:pPr>
            <w:pStyle w:val="ListParagraph"/>
            <w:numPr>
              <w:ilvl w:val="3"/>
              <w:numId w:val="24"/>
            </w:numPr>
            <w:ind w:hanging="720"/>
          </w:pPr>
        </w:pPrChange>
      </w:pPr>
    </w:p>
    <w:p w14:paraId="3A29D419" w14:textId="1F18BF29" w:rsidR="00C20042" w:rsidRDefault="00F05495" w:rsidP="00C20042">
      <w:pPr>
        <w:pStyle w:val="ListParagraph"/>
        <w:numPr>
          <w:ilvl w:val="3"/>
          <w:numId w:val="24"/>
        </w:numPr>
        <w:rPr>
          <w:ins w:id="733" w:author="Liu, Disheng" w:date="2022-03-31T19:32:00Z"/>
        </w:rPr>
      </w:pPr>
      <w:r w:rsidRPr="00F05495">
        <w:t>PATIENT_TYPE</w:t>
      </w:r>
    </w:p>
    <w:p w14:paraId="080E9724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34" w:author="Liu, Disheng" w:date="2022-03-31T19:32:00Z"/>
          <w:rFonts w:ascii="Courier New" w:eastAsia="Times New Roman" w:hAnsi="Courier New" w:cs="Courier New"/>
          <w:color w:val="000000"/>
          <w:sz w:val="21"/>
          <w:szCs w:val="21"/>
        </w:rPr>
      </w:pPr>
      <w:ins w:id="735" w:author="Liu, Disheng" w:date="2022-03-31T19:32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Nan in PATIENT_TYPE column:  1812978</w:t>
        </w:r>
      </w:ins>
    </w:p>
    <w:p w14:paraId="32C8F461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36" w:author="Liu, Disheng" w:date="2022-03-31T19:32:00Z"/>
          <w:rFonts w:ascii="Courier New" w:eastAsia="Times New Roman" w:hAnsi="Courier New" w:cs="Courier New"/>
          <w:color w:val="000000"/>
          <w:sz w:val="21"/>
          <w:szCs w:val="21"/>
        </w:rPr>
      </w:pPr>
      <w:ins w:id="737" w:author="Liu, Disheng" w:date="2022-03-31T19:32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the percentage of Nan in PATIENT_TYPE column: 90.84280396506342</w:t>
        </w:r>
      </w:ins>
    </w:p>
    <w:p w14:paraId="6253FED5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38" w:author="Liu, Disheng" w:date="2022-03-31T19:32:00Z"/>
          <w:rFonts w:ascii="Courier New" w:eastAsia="Times New Roman" w:hAnsi="Courier New" w:cs="Courier New"/>
          <w:color w:val="000000"/>
          <w:sz w:val="21"/>
          <w:szCs w:val="21"/>
        </w:rPr>
      </w:pPr>
      <w:ins w:id="739" w:author="Liu, Disheng" w:date="2022-03-31T19:32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unique PATIENT_TYPE: 45</w:t>
        </w:r>
      </w:ins>
    </w:p>
    <w:p w14:paraId="4B642A2A" w14:textId="08B7B18B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40" w:author="Liu, Disheng" w:date="2022-03-31T19:32:00Z"/>
          <w:rFonts w:ascii="Courier New" w:eastAsia="Times New Roman" w:hAnsi="Courier New" w:cs="Courier New"/>
          <w:color w:val="000000"/>
          <w:sz w:val="21"/>
          <w:szCs w:val="21"/>
        </w:rPr>
      </w:pPr>
      <w:ins w:id="741" w:author="Liu, Disheng" w:date="2022-03-31T19:32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which </w:t>
        </w:r>
      </w:ins>
      <w:ins w:id="742" w:author="Liu, Disheng" w:date="2022-04-01T10:17:00Z">
        <w:r w:rsidR="007B0D10">
          <w:rPr>
            <w:rFonts w:ascii="Courier New" w:eastAsia="Times New Roman" w:hAnsi="Courier New" w:cs="Courier New" w:hint="eastAsia"/>
            <w:color w:val="000000"/>
            <w:sz w:val="21"/>
            <w:szCs w:val="21"/>
          </w:rPr>
          <w:t>Patient—</w:t>
        </w:r>
        <w:r w:rsidR="007B0D10">
          <w:rPr>
            <w:rFonts w:ascii="Courier New" w:eastAsia="Times New Roman" w:hAnsi="Courier New" w:cs="Courier New"/>
            <w:color w:val="000000"/>
            <w:sz w:val="21"/>
            <w:szCs w:val="21"/>
          </w:rPr>
          <w:t>—</w:t>
        </w:r>
        <w:r w:rsidR="007B0D10">
          <w:rPr>
            <w:rFonts w:ascii="Courier New" w:eastAsia="Times New Roman" w:hAnsi="Courier New" w:cs="Courier New" w:hint="eastAsia"/>
            <w:color w:val="000000"/>
            <w:sz w:val="21"/>
            <w:szCs w:val="21"/>
          </w:rPr>
          <w:t>type</w:t>
        </w:r>
      </w:ins>
      <w:ins w:id="743" w:author="Liu, Disheng" w:date="2022-03-31T19:32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 get the largest proportion(%):  EMERGENCY DEPT : 53.30692245818126</w:t>
        </w:r>
      </w:ins>
    </w:p>
    <w:p w14:paraId="5CB25F9A" w14:textId="4234C8ED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44" w:author="Liu, Disheng" w:date="2022-03-31T19:32:00Z"/>
          <w:rFonts w:ascii="Courier New" w:eastAsia="Times New Roman" w:hAnsi="Courier New" w:cs="Courier New"/>
          <w:color w:val="000000"/>
          <w:sz w:val="21"/>
          <w:szCs w:val="21"/>
        </w:rPr>
      </w:pPr>
      <w:ins w:id="745" w:author="Liu, Disheng" w:date="2022-03-31T19:32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which </w:t>
        </w:r>
      </w:ins>
      <w:ins w:id="746" w:author="Liu, Disheng" w:date="2022-04-01T10:17:00Z">
        <w:r w:rsidR="007B0D10">
          <w:rPr>
            <w:rFonts w:ascii="Courier New" w:eastAsia="Times New Roman" w:hAnsi="Courier New" w:cs="Courier New" w:hint="eastAsia"/>
            <w:color w:val="000000"/>
            <w:sz w:val="21"/>
            <w:szCs w:val="21"/>
          </w:rPr>
          <w:t>Patient—</w:t>
        </w:r>
        <w:r w:rsidR="007B0D10">
          <w:rPr>
            <w:rFonts w:ascii="Courier New" w:eastAsia="Times New Roman" w:hAnsi="Courier New" w:cs="Courier New"/>
            <w:color w:val="000000"/>
            <w:sz w:val="21"/>
            <w:szCs w:val="21"/>
          </w:rPr>
          <w:t>—</w:t>
        </w:r>
        <w:r w:rsidR="007B0D10">
          <w:rPr>
            <w:rFonts w:ascii="Courier New" w:eastAsia="Times New Roman" w:hAnsi="Courier New" w:cs="Courier New" w:hint="eastAsia"/>
            <w:color w:val="000000"/>
            <w:sz w:val="21"/>
            <w:szCs w:val="21"/>
          </w:rPr>
          <w:t>type</w:t>
        </w:r>
      </w:ins>
      <w:ins w:id="747" w:author="Liu, Disheng" w:date="2022-03-31T19:32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 get the smallest proportion(%):  CR : 0.0005471866398910004</w:t>
        </w:r>
      </w:ins>
    </w:p>
    <w:p w14:paraId="136A46B0" w14:textId="77777777" w:rsidR="002D1F8B" w:rsidRDefault="002D1F8B">
      <w:pPr>
        <w:pStyle w:val="ListParagraph"/>
        <w:pPrChange w:id="748" w:author="Liu, Disheng" w:date="2022-03-31T19:32:00Z">
          <w:pPr>
            <w:pStyle w:val="ListParagraph"/>
            <w:numPr>
              <w:ilvl w:val="3"/>
              <w:numId w:val="24"/>
            </w:numPr>
            <w:ind w:hanging="720"/>
          </w:pPr>
        </w:pPrChange>
      </w:pPr>
    </w:p>
    <w:p w14:paraId="4A0CCDC1" w14:textId="420A88B0" w:rsidR="00F05495" w:rsidRDefault="00F05495" w:rsidP="00C20042">
      <w:pPr>
        <w:pStyle w:val="ListParagraph"/>
        <w:numPr>
          <w:ilvl w:val="3"/>
          <w:numId w:val="24"/>
        </w:numPr>
        <w:ind w:left="0" w:firstLine="0"/>
        <w:rPr>
          <w:ins w:id="749" w:author="Liu, Disheng" w:date="2022-03-31T19:32:00Z"/>
        </w:rPr>
      </w:pPr>
      <w:r w:rsidRPr="00F05495">
        <w:t>PATIENT_CLASS</w:t>
      </w:r>
    </w:p>
    <w:p w14:paraId="047DC201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50" w:author="Liu, Disheng" w:date="2022-03-31T19:33:00Z"/>
          <w:rFonts w:ascii="Courier New" w:eastAsia="Times New Roman" w:hAnsi="Courier New" w:cs="Courier New"/>
          <w:color w:val="000000"/>
          <w:sz w:val="21"/>
          <w:szCs w:val="21"/>
        </w:rPr>
      </w:pPr>
      <w:ins w:id="751" w:author="Liu, Disheng" w:date="2022-03-31T19:33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Nan in PATIENT_CLASS column:  1812929</w:t>
        </w:r>
      </w:ins>
    </w:p>
    <w:p w14:paraId="678842E7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52" w:author="Liu, Disheng" w:date="2022-03-31T19:33:00Z"/>
          <w:rFonts w:ascii="Courier New" w:eastAsia="Times New Roman" w:hAnsi="Courier New" w:cs="Courier New"/>
          <w:color w:val="000000"/>
          <w:sz w:val="21"/>
          <w:szCs w:val="21"/>
        </w:rPr>
      </w:pPr>
      <w:ins w:id="753" w:author="Liu, Disheng" w:date="2022-03-31T19:33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the percentage of Nan in PATIENT_CLASS column: 90.84034872435213</w:t>
        </w:r>
      </w:ins>
    </w:p>
    <w:p w14:paraId="717B8E01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54" w:author="Liu, Disheng" w:date="2022-03-31T19:33:00Z"/>
          <w:rFonts w:ascii="Courier New" w:eastAsia="Times New Roman" w:hAnsi="Courier New" w:cs="Courier New"/>
          <w:color w:val="000000"/>
          <w:sz w:val="21"/>
          <w:szCs w:val="21"/>
        </w:rPr>
      </w:pPr>
      <w:ins w:id="755" w:author="Liu, Disheng" w:date="2022-03-31T19:33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unique PATIENT_CLASS: 5</w:t>
        </w:r>
      </w:ins>
    </w:p>
    <w:p w14:paraId="2C03A065" w14:textId="3D7536DB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56" w:author="Liu, Disheng" w:date="2022-03-31T19:33:00Z"/>
          <w:rFonts w:ascii="Courier New" w:eastAsia="Times New Roman" w:hAnsi="Courier New" w:cs="Courier New"/>
          <w:color w:val="000000"/>
          <w:sz w:val="21"/>
          <w:szCs w:val="21"/>
        </w:rPr>
      </w:pPr>
      <w:ins w:id="757" w:author="Liu, Disheng" w:date="2022-03-31T19:33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which </w:t>
        </w:r>
      </w:ins>
      <w:ins w:id="758" w:author="Liu, Disheng" w:date="2022-04-01T10:17:00Z">
        <w:r w:rsidR="007B0D10">
          <w:rPr>
            <w:rFonts w:ascii="Courier New" w:eastAsia="Times New Roman" w:hAnsi="Courier New" w:cs="Courier New" w:hint="eastAsia"/>
            <w:color w:val="000000"/>
            <w:sz w:val="21"/>
            <w:szCs w:val="21"/>
          </w:rPr>
          <w:t>PATIENT_CLASS</w:t>
        </w:r>
        <w:r w:rsidR="007B0D10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 </w:t>
        </w:r>
      </w:ins>
      <w:ins w:id="759" w:author="Liu, Disheng" w:date="2022-03-31T19:33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get the largest proportion(%):  Emergency Department : 53.30630955897638</w:t>
        </w:r>
      </w:ins>
    </w:p>
    <w:p w14:paraId="222D090D" w14:textId="288CFBFD" w:rsid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60" w:author="Liu, Disheng" w:date="2022-03-31T23:27:00Z"/>
          <w:rFonts w:ascii="Courier New" w:eastAsia="Times New Roman" w:hAnsi="Courier New" w:cs="Courier New"/>
          <w:color w:val="000000"/>
          <w:sz w:val="21"/>
          <w:szCs w:val="21"/>
        </w:rPr>
      </w:pPr>
      <w:ins w:id="761" w:author="Liu, Disheng" w:date="2022-03-31T19:33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which </w:t>
        </w:r>
      </w:ins>
      <w:ins w:id="762" w:author="Liu, Disheng" w:date="2022-04-01T10:17:00Z">
        <w:r w:rsidR="007B0D10">
          <w:rPr>
            <w:rFonts w:ascii="Courier New" w:eastAsia="Times New Roman" w:hAnsi="Courier New" w:cs="Courier New" w:hint="eastAsia"/>
            <w:color w:val="000000"/>
            <w:sz w:val="21"/>
            <w:szCs w:val="21"/>
          </w:rPr>
          <w:t>PATIENT_CLASS</w:t>
        </w:r>
      </w:ins>
      <w:ins w:id="763" w:author="Liu, Disheng" w:date="2022-03-31T19:33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 get the smallest proportion(%):  I : 0.10174943381363442</w:t>
        </w:r>
      </w:ins>
    </w:p>
    <w:p w14:paraId="59CD0849" w14:textId="29C3BEF3" w:rsidR="00415F7B" w:rsidRDefault="00415F7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64" w:author="Liu, Disheng" w:date="2022-03-31T23:27:00Z"/>
          <w:rFonts w:ascii="Courier New" w:eastAsia="Times New Roman" w:hAnsi="Courier New" w:cs="Courier New"/>
          <w:color w:val="000000"/>
          <w:sz w:val="21"/>
          <w:szCs w:val="21"/>
        </w:rPr>
      </w:pPr>
    </w:p>
    <w:p w14:paraId="55812F5E" w14:textId="580300BD" w:rsidR="00415F7B" w:rsidRDefault="00415F7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65" w:author="Liu, Disheng" w:date="2022-03-31T23:27:00Z"/>
          <w:rFonts w:ascii="Courier New" w:eastAsia="Times New Roman" w:hAnsi="Courier New" w:cs="Courier New"/>
          <w:color w:val="000000"/>
          <w:sz w:val="21"/>
          <w:szCs w:val="21"/>
        </w:rPr>
      </w:pPr>
    </w:p>
    <w:p w14:paraId="628BD50F" w14:textId="64550EFB" w:rsidR="00415F7B" w:rsidRPr="00415F7B" w:rsidRDefault="00415F7B" w:rsidP="00415F7B">
      <w:pPr>
        <w:rPr>
          <w:ins w:id="766" w:author="Liu, Disheng" w:date="2022-03-31T23:30:00Z"/>
          <w:rFonts w:ascii="Times New Roman" w:eastAsia="Times New Roman" w:hAnsi="Times New Roman" w:cs="Times New Roman"/>
          <w:sz w:val="24"/>
          <w:szCs w:val="24"/>
        </w:rPr>
      </w:pPr>
      <w:ins w:id="767" w:author="Liu, Disheng" w:date="2022-03-31T23:28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>Analyzing data distribution of PATIENT_CLASS with duration.</w:t>
        </w:r>
      </w:ins>
      <w:ins w:id="768" w:author="Liu, Disheng" w:date="2022-03-31T23:29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 When duration is small(durati</w:t>
        </w:r>
      </w:ins>
      <w:ins w:id="769" w:author="Liu, Disheng" w:date="2022-03-31T23:30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>on  = 0 or 1</w:t>
        </w:r>
      </w:ins>
      <w:ins w:id="770" w:author="Liu, Disheng" w:date="2022-03-31T23:29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>)</w:t>
        </w:r>
      </w:ins>
      <w:ins w:id="771" w:author="Liu, Disheng" w:date="2022-03-31T23:30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, </w:t>
        </w:r>
      </w:ins>
      <w:ins w:id="772" w:author="Liu, Disheng" w:date="2022-03-31T23:31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>most of</w:t>
        </w:r>
      </w:ins>
      <w:ins w:id="773" w:author="Liu, Disheng" w:date="2022-03-31T23:30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 records coming from </w:t>
        </w:r>
        <w:r w:rsidRPr="00415F7B">
          <w:rPr>
            <w:rFonts w:ascii="Helvetica Neue" w:eastAsia="Times New Roman" w:hAnsi="Helvetica Neue" w:cs="Times New Roman"/>
            <w:b/>
            <w:bCs/>
            <w:color w:val="000000"/>
            <w:sz w:val="18"/>
            <w:szCs w:val="18"/>
          </w:rPr>
          <w:t>Emergency Department</w:t>
        </w:r>
      </w:ins>
      <w:ins w:id="774" w:author="Liu, Disheng" w:date="2022-03-31T23:31:00Z">
        <w:r>
          <w:rPr>
            <w:rFonts w:ascii="Helvetica Neue" w:eastAsia="Times New Roman" w:hAnsi="Helvetica Neue" w:cs="Times New Roman"/>
            <w:b/>
            <w:bCs/>
            <w:color w:val="000000"/>
            <w:sz w:val="18"/>
            <w:szCs w:val="18"/>
          </w:rPr>
          <w:t xml:space="preserve">, </w:t>
        </w:r>
        <w:r w:rsidRPr="00415F7B">
          <w:rPr>
            <w:rFonts w:ascii="Helvetica Neue" w:eastAsia="Times New Roman" w:hAnsi="Helvetica Neue" w:cs="Times New Roman"/>
            <w:color w:val="000000"/>
            <w:sz w:val="18"/>
            <w:szCs w:val="18"/>
            <w:rPrChange w:id="775" w:author="Liu, Disheng" w:date="2022-03-31T23:31:00Z">
              <w:rPr>
                <w:rFonts w:ascii="Helvetica Neue" w:eastAsia="Times New Roman" w:hAnsi="Helvetica Neue" w:cs="Times New Roman"/>
                <w:b/>
                <w:bCs/>
                <w:color w:val="000000"/>
                <w:sz w:val="18"/>
                <w:szCs w:val="18"/>
              </w:rPr>
            </w:rPrChange>
          </w:rPr>
          <w:t xml:space="preserve">and </w:t>
        </w:r>
        <w:r>
          <w:rPr>
            <w:rFonts w:ascii="Helvetica Neue" w:eastAsia="Times New Roman" w:hAnsi="Helvetica Neue" w:cs="Times New Roman"/>
            <w:color w:val="000000"/>
            <w:sz w:val="18"/>
            <w:szCs w:val="18"/>
          </w:rPr>
          <w:t xml:space="preserve">the records coming from </w:t>
        </w:r>
      </w:ins>
      <w:ins w:id="776" w:author="Liu, Disheng" w:date="2022-03-31T23:32:00Z">
        <w:r w:rsidRPr="00415F7B">
          <w:rPr>
            <w:rFonts w:ascii="Helvetica Neue" w:eastAsia="Times New Roman" w:hAnsi="Helvetica Neue" w:cs="Times New Roman"/>
            <w:b/>
            <w:bCs/>
            <w:color w:val="000000"/>
            <w:sz w:val="18"/>
            <w:szCs w:val="18"/>
            <w:rPrChange w:id="777" w:author="Liu, Disheng" w:date="2022-03-31T23:32:00Z">
              <w:rPr>
                <w:rFonts w:ascii="Helvetica Neue" w:eastAsia="Times New Roman" w:hAnsi="Helvetica Neue" w:cs="Times New Roman"/>
                <w:color w:val="000000"/>
                <w:sz w:val="18"/>
                <w:szCs w:val="18"/>
              </w:rPr>
            </w:rPrChange>
          </w:rPr>
          <w:t>Inpatient</w:t>
        </w:r>
        <w:r w:rsidRPr="00415F7B">
          <w:rPr>
            <w:rFonts w:ascii="Helvetica Neue" w:eastAsia="Times New Roman" w:hAnsi="Helvetica Neue" w:cs="Times New Roman"/>
            <w:b/>
            <w:bCs/>
            <w:color w:val="000000"/>
            <w:sz w:val="18"/>
            <w:szCs w:val="18"/>
            <w:rPrChange w:id="778" w:author="Liu, Disheng" w:date="2022-03-31T23:32:00Z">
              <w:rPr>
                <w:rFonts w:ascii="Helvetica Neue" w:eastAsia="Times New Roman" w:hAnsi="Helvetica Neue" w:cs="Times New Roman"/>
                <w:color w:val="000000"/>
                <w:sz w:val="18"/>
                <w:szCs w:val="18"/>
              </w:rPr>
            </w:rPrChange>
          </w:rPr>
          <w:tab/>
        </w:r>
        <w:r w:rsidRPr="00415F7B">
          <w:rPr>
            <w:rFonts w:ascii="Helvetica Neue" w:eastAsia="Times New Roman" w:hAnsi="Helvetica Neue" w:cs="Times New Roman"/>
            <w:color w:val="000000"/>
            <w:sz w:val="18"/>
            <w:szCs w:val="18"/>
            <w:rPrChange w:id="779" w:author="Liu, Disheng" w:date="2022-03-31T23:32:00Z">
              <w:rPr>
                <w:rFonts w:ascii="Helvetica Neue" w:eastAsia="Times New Roman" w:hAnsi="Helvetica Neue" w:cs="Times New Roman"/>
                <w:b/>
                <w:bCs/>
                <w:color w:val="000000"/>
                <w:sz w:val="18"/>
                <w:szCs w:val="18"/>
              </w:rPr>
            </w:rPrChange>
          </w:rPr>
          <w:t>dominates the table when</w:t>
        </w:r>
        <w:r>
          <w:rPr>
            <w:rFonts w:ascii="Helvetica Neue" w:eastAsia="Times New Roman" w:hAnsi="Helvetica Neue" w:cs="Times New Roman"/>
            <w:b/>
            <w:bCs/>
            <w:color w:val="000000"/>
            <w:sz w:val="18"/>
            <w:szCs w:val="18"/>
          </w:rPr>
          <w:t xml:space="preserve"> </w:t>
        </w:r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>duration&gt;=2</w:t>
        </w:r>
      </w:ins>
    </w:p>
    <w:p w14:paraId="06403977" w14:textId="2979950B" w:rsidR="00415F7B" w:rsidRDefault="00415F7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80" w:author="Liu, Disheng" w:date="2022-03-31T23:28:00Z"/>
          <w:rFonts w:ascii="Courier New" w:eastAsia="Times New Roman" w:hAnsi="Courier New" w:cs="Courier New"/>
          <w:color w:val="000000"/>
          <w:sz w:val="21"/>
          <w:szCs w:val="21"/>
        </w:rPr>
      </w:pPr>
    </w:p>
    <w:p w14:paraId="19B8D652" w14:textId="77777777" w:rsidR="00415F7B" w:rsidRPr="002D1F8B" w:rsidRDefault="00415F7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81" w:author="Liu, Disheng" w:date="2022-03-31T19:33:00Z"/>
          <w:rFonts w:ascii="Courier New" w:eastAsia="Times New Roman" w:hAnsi="Courier New" w:cs="Courier New"/>
          <w:color w:val="000000"/>
          <w:sz w:val="21"/>
          <w:szCs w:val="21"/>
        </w:rPr>
      </w:pPr>
    </w:p>
    <w:p w14:paraId="292A9770" w14:textId="77777777" w:rsidR="002D1F8B" w:rsidRDefault="002D1F8B">
      <w:pPr>
        <w:pStyle w:val="ListParagraph"/>
        <w:ind w:left="0"/>
        <w:pPrChange w:id="782" w:author="Liu, Disheng" w:date="2022-03-31T19:32:00Z">
          <w:pPr>
            <w:pStyle w:val="ListParagraph"/>
            <w:numPr>
              <w:ilvl w:val="3"/>
              <w:numId w:val="24"/>
            </w:numPr>
            <w:ind w:left="0" w:hanging="720"/>
          </w:pPr>
        </w:pPrChange>
      </w:pPr>
    </w:p>
    <w:p w14:paraId="798775B7" w14:textId="34C100B4" w:rsidR="00F05495" w:rsidRDefault="00F05495" w:rsidP="00C20042">
      <w:pPr>
        <w:pStyle w:val="ListParagraph"/>
        <w:numPr>
          <w:ilvl w:val="3"/>
          <w:numId w:val="24"/>
        </w:numPr>
        <w:ind w:left="0" w:firstLine="0"/>
        <w:rPr>
          <w:ins w:id="783" w:author="Liu, Disheng" w:date="2022-03-31T19:33:00Z"/>
        </w:rPr>
      </w:pPr>
      <w:r w:rsidRPr="00F05495">
        <w:t>CHIEF_COMPLAINT</w:t>
      </w:r>
    </w:p>
    <w:p w14:paraId="399A9854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84" w:author="Liu, Disheng" w:date="2022-03-31T19:33:00Z"/>
          <w:rFonts w:ascii="Courier New" w:eastAsia="Times New Roman" w:hAnsi="Courier New" w:cs="Courier New"/>
          <w:color w:val="000000"/>
          <w:sz w:val="21"/>
          <w:szCs w:val="21"/>
        </w:rPr>
      </w:pPr>
      <w:ins w:id="785" w:author="Liu, Disheng" w:date="2022-03-31T19:33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Nan in CHIEF_COMPLAINT column:  1814281</w:t>
        </w:r>
      </w:ins>
    </w:p>
    <w:p w14:paraId="7AD29BFD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86" w:author="Liu, Disheng" w:date="2022-03-31T19:33:00Z"/>
          <w:rFonts w:ascii="Courier New" w:eastAsia="Times New Roman" w:hAnsi="Courier New" w:cs="Courier New"/>
          <w:color w:val="000000"/>
          <w:sz w:val="21"/>
          <w:szCs w:val="21"/>
        </w:rPr>
      </w:pPr>
      <w:ins w:id="787" w:author="Liu, Disheng" w:date="2022-03-31T19:33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the percentage of Nan in CHIEF_COMPLAINT column: 90.90809332520264</w:t>
        </w:r>
      </w:ins>
    </w:p>
    <w:p w14:paraId="7CB73211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88" w:author="Liu, Disheng" w:date="2022-03-31T19:33:00Z"/>
          <w:rFonts w:ascii="Courier New" w:eastAsia="Times New Roman" w:hAnsi="Courier New" w:cs="Courier New"/>
          <w:color w:val="000000"/>
          <w:sz w:val="21"/>
          <w:szCs w:val="21"/>
        </w:rPr>
      </w:pPr>
      <w:ins w:id="789" w:author="Liu, Disheng" w:date="2022-03-31T19:33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the number of unique CHIEF_COMPLAINT: 74099</w:t>
        </w:r>
      </w:ins>
    </w:p>
    <w:p w14:paraId="1B08AB71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90" w:author="Liu, Disheng" w:date="2022-03-31T19:33:00Z"/>
          <w:rFonts w:ascii="Courier New" w:eastAsia="Times New Roman" w:hAnsi="Courier New" w:cs="Courier New"/>
          <w:color w:val="000000"/>
          <w:sz w:val="21"/>
          <w:szCs w:val="21"/>
        </w:rPr>
      </w:pPr>
      <w:ins w:id="791" w:author="Liu, Disheng" w:date="2022-03-31T19:33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which CHIEF_COMPLAINT get the largest proportion(%):  FEVER : 5.425186001653348</w:t>
        </w:r>
      </w:ins>
    </w:p>
    <w:p w14:paraId="36A5CBDE" w14:textId="77777777" w:rsidR="002D1F8B" w:rsidRP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792" w:author="Liu, Disheng" w:date="2022-03-31T19:33:00Z"/>
          <w:rFonts w:ascii="Courier New" w:eastAsia="Times New Roman" w:hAnsi="Courier New" w:cs="Courier New"/>
          <w:color w:val="000000"/>
          <w:sz w:val="21"/>
          <w:szCs w:val="21"/>
        </w:rPr>
      </w:pPr>
      <w:ins w:id="793" w:author="Liu, Disheng" w:date="2022-03-31T19:33:00Z">
        <w:r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which CHIEF_COMPLAINT get the smallest proportion(%):  DIFFICULTY SWALLOWING CONGESTION IN THROAT : 0.0005511160099200882</w:t>
        </w:r>
      </w:ins>
    </w:p>
    <w:p w14:paraId="6B44D015" w14:textId="26E1FAEF" w:rsidR="002D1F8B" w:rsidRDefault="002D1F8B" w:rsidP="002D1F8B">
      <w:pPr>
        <w:pStyle w:val="ListParagraph"/>
        <w:ind w:left="0"/>
        <w:rPr>
          <w:ins w:id="794" w:author="Liu, Disheng" w:date="2022-03-31T22:27:00Z"/>
        </w:rPr>
      </w:pPr>
    </w:p>
    <w:p w14:paraId="32BD530B" w14:textId="77777777" w:rsidR="00ED44E5" w:rsidRDefault="00ED44E5" w:rsidP="002D1F8B">
      <w:pPr>
        <w:pStyle w:val="ListParagraph"/>
        <w:ind w:left="0"/>
        <w:rPr>
          <w:ins w:id="795" w:author="Liu, Disheng" w:date="2022-03-31T22:32:00Z"/>
        </w:rPr>
      </w:pPr>
      <w:ins w:id="796" w:author="Liu, Disheng" w:date="2022-03-31T22:32:00Z">
        <w:r>
          <w:t>A</w:t>
        </w:r>
      </w:ins>
      <w:ins w:id="797" w:author="Liu, Disheng" w:date="2022-03-31T22:27:00Z">
        <w:r w:rsidR="00866DDB">
          <w:rPr>
            <w:rFonts w:hint="eastAsia"/>
          </w:rPr>
          <w:t>naly</w:t>
        </w:r>
        <w:r w:rsidR="00866DDB">
          <w:t>zing the con</w:t>
        </w:r>
      </w:ins>
      <w:ins w:id="798" w:author="Liu, Disheng" w:date="2022-03-31T22:28:00Z">
        <w:r w:rsidR="00866DDB">
          <w:t>tent of complaint</w:t>
        </w:r>
      </w:ins>
      <w:ins w:id="799" w:author="Liu, Disheng" w:date="2022-03-31T22:29:00Z">
        <w:r w:rsidR="00866DDB">
          <w:t xml:space="preserve"> within specific duration</w:t>
        </w:r>
      </w:ins>
      <w:ins w:id="800" w:author="Liu, Disheng" w:date="2022-03-31T22:32:00Z">
        <w:r>
          <w:t>.</w:t>
        </w:r>
      </w:ins>
    </w:p>
    <w:p w14:paraId="07192F0E" w14:textId="4D2F2978" w:rsidR="00ED44E5" w:rsidRDefault="00ED44E5" w:rsidP="002D1F8B">
      <w:pPr>
        <w:pStyle w:val="ListParagraph"/>
        <w:ind w:left="0"/>
        <w:rPr>
          <w:ins w:id="801" w:author="Liu, Disheng" w:date="2022-03-31T22:33:00Z"/>
        </w:rPr>
      </w:pPr>
      <w:ins w:id="802" w:author="Liu, Disheng" w:date="2022-03-31T22:32:00Z">
        <w:r>
          <w:t xml:space="preserve">Since </w:t>
        </w:r>
        <w:r w:rsidRPr="00ED44E5">
          <w:t>92% of duration of records lasted less than 10 days</w:t>
        </w:r>
      </w:ins>
      <w:ins w:id="803" w:author="Liu, Disheng" w:date="2022-03-31T22:28:00Z">
        <w:r w:rsidR="00866DDB">
          <w:t xml:space="preserve"> </w:t>
        </w:r>
      </w:ins>
      <w:ins w:id="804" w:author="Liu, Disheng" w:date="2022-03-31T22:33:00Z">
        <w:r>
          <w:t>, it is safe for me to peek the situation of complaint by view</w:t>
        </w:r>
      </w:ins>
      <w:ins w:id="805" w:author="Liu, Disheng" w:date="2022-03-31T22:36:00Z">
        <w:r>
          <w:rPr>
            <w:rFonts w:hint="eastAsia"/>
          </w:rPr>
          <w:t>ing</w:t>
        </w:r>
      </w:ins>
      <w:ins w:id="806" w:author="Liu, Disheng" w:date="2022-03-31T22:33:00Z">
        <w:r>
          <w:t xml:space="preserve"> it within 20 days.</w:t>
        </w:r>
      </w:ins>
    </w:p>
    <w:p w14:paraId="23A5F2B2" w14:textId="559FD1F6" w:rsidR="00866DDB" w:rsidRDefault="00ED44E5" w:rsidP="002D1F8B">
      <w:pPr>
        <w:pStyle w:val="ListParagraph"/>
        <w:ind w:left="0"/>
        <w:rPr>
          <w:ins w:id="807" w:author="Liu, Disheng" w:date="2022-03-31T22:27:00Z"/>
        </w:rPr>
      </w:pPr>
      <w:ins w:id="808" w:author="Liu, Disheng" w:date="2022-03-31T22:34:00Z">
        <w:r>
          <w:t xml:space="preserve">From duration = 1 to duration = 20, </w:t>
        </w:r>
      </w:ins>
      <w:ins w:id="809" w:author="Liu, Disheng" w:date="2022-03-31T22:28:00Z">
        <w:r w:rsidR="00866DDB" w:rsidRPr="002D1F8B">
          <w:rPr>
            <w:rFonts w:ascii="Courier New" w:eastAsia="Times New Roman" w:hAnsi="Courier New" w:cs="Courier New"/>
            <w:color w:val="000000"/>
            <w:sz w:val="21"/>
            <w:szCs w:val="21"/>
          </w:rPr>
          <w:t>FEVER</w:t>
        </w:r>
        <w:r w:rsidR="00866DDB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 is the most frequent word appearing in the complaint. While as time pass, </w:t>
        </w:r>
      </w:ins>
      <w:ins w:id="810" w:author="Liu, Disheng" w:date="2022-03-31T22:31:00Z">
        <w:r w:rsidR="00866DDB"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the </w:t>
        </w:r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>proportion of P</w:t>
        </w:r>
        <w:r w:rsidRPr="00ED44E5">
          <w:rPr>
            <w:rFonts w:ascii="Courier New" w:eastAsia="Times New Roman" w:hAnsi="Courier New" w:cs="Courier New"/>
            <w:color w:val="000000"/>
            <w:sz w:val="21"/>
            <w:szCs w:val="21"/>
          </w:rPr>
          <w:t>neumonia</w:t>
        </w:r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 and COVID </w:t>
        </w:r>
      </w:ins>
      <w:ins w:id="811" w:author="Liu, Disheng" w:date="2022-03-31T22:32:00Z">
        <w:r>
          <w:rPr>
            <w:rFonts w:ascii="Courier New" w:eastAsia="Times New Roman" w:hAnsi="Courier New" w:cs="Courier New"/>
            <w:color w:val="000000"/>
            <w:sz w:val="21"/>
            <w:szCs w:val="21"/>
          </w:rPr>
          <w:t xml:space="preserve">become larger </w:t>
        </w:r>
      </w:ins>
    </w:p>
    <w:p w14:paraId="6055B015" w14:textId="52510DD0" w:rsidR="00866DDB" w:rsidRDefault="00866DDB" w:rsidP="002D1F8B">
      <w:pPr>
        <w:pStyle w:val="ListParagraph"/>
        <w:ind w:left="0"/>
        <w:rPr>
          <w:ins w:id="812" w:author="Liu, Disheng" w:date="2022-03-31T22:27:00Z"/>
        </w:rPr>
      </w:pPr>
    </w:p>
    <w:p w14:paraId="0A8BCBE4" w14:textId="3019AFD0" w:rsidR="00866DDB" w:rsidRDefault="00866DDB" w:rsidP="002D1F8B">
      <w:pPr>
        <w:pStyle w:val="ListParagraph"/>
        <w:ind w:left="0"/>
        <w:rPr>
          <w:ins w:id="813" w:author="Liu, Disheng" w:date="2022-03-31T22:27:00Z"/>
        </w:rPr>
      </w:pPr>
    </w:p>
    <w:p w14:paraId="647A8B10" w14:textId="77777777" w:rsidR="00866DDB" w:rsidRDefault="00866DDB">
      <w:pPr>
        <w:pStyle w:val="ListParagraph"/>
        <w:ind w:left="0"/>
        <w:pPrChange w:id="814" w:author="Liu, Disheng" w:date="2022-03-31T19:33:00Z">
          <w:pPr>
            <w:pStyle w:val="ListParagraph"/>
            <w:numPr>
              <w:ilvl w:val="3"/>
              <w:numId w:val="24"/>
            </w:numPr>
            <w:ind w:left="0" w:hanging="720"/>
          </w:pPr>
        </w:pPrChange>
      </w:pPr>
    </w:p>
    <w:p w14:paraId="429311FD" w14:textId="2E7D2D7F" w:rsidR="00E542C3" w:rsidRDefault="00F05495" w:rsidP="00E542C3">
      <w:pPr>
        <w:pStyle w:val="ListParagraph"/>
        <w:numPr>
          <w:ilvl w:val="3"/>
          <w:numId w:val="24"/>
        </w:numPr>
        <w:ind w:left="0" w:firstLine="0"/>
      </w:pPr>
      <w:r w:rsidRPr="00F05495">
        <w:t>CHIEF_COMPLAINT_ONSET_DATE</w:t>
      </w:r>
    </w:p>
    <w:p w14:paraId="6DEA2901" w14:textId="77777777" w:rsidR="002D1F8B" w:rsidRPr="00181287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815" w:author="Liu, Disheng" w:date="2022-03-31T19:34:00Z"/>
          <w:rFonts w:ascii="Courier New" w:eastAsia="Times New Roman" w:hAnsi="Courier New" w:cs="Courier New"/>
          <w:color w:val="000000"/>
          <w:sz w:val="21"/>
          <w:szCs w:val="21"/>
          <w:rPrChange w:id="816" w:author="Liu, Disheng" w:date="2022-03-31T20:10:00Z">
            <w:rPr>
              <w:ins w:id="817" w:author="Liu, Disheng" w:date="2022-03-31T19:34:00Z"/>
              <w:rFonts w:ascii="Courier New" w:eastAsia="Times New Roman" w:hAnsi="Courier New" w:cs="Courier New"/>
              <w:color w:val="000000"/>
              <w:sz w:val="20"/>
              <w:szCs w:val="20"/>
            </w:rPr>
          </w:rPrChange>
        </w:rPr>
        <w:pPrChange w:id="818" w:author="Liu, Disheng" w:date="2022-03-31T19:34:00Z">
          <w:pPr>
            <w:pStyle w:val="ListParagraph"/>
            <w:numPr>
              <w:numId w:val="24"/>
            </w:num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ind w:left="435" w:hanging="435"/>
            <w:textAlignment w:val="baseline"/>
          </w:pPr>
        </w:pPrChange>
      </w:pPr>
      <w:ins w:id="819" w:author="Liu, Disheng" w:date="2022-03-31T19:34:00Z">
        <w:r w:rsidRPr="00181287">
          <w:rPr>
            <w:rFonts w:ascii="Courier New" w:eastAsia="Times New Roman" w:hAnsi="Courier New" w:cs="Courier New"/>
            <w:color w:val="000000"/>
            <w:sz w:val="21"/>
            <w:szCs w:val="21"/>
            <w:rPrChange w:id="820" w:author="Liu, Disheng" w:date="2022-03-31T20:10:00Z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rPrChange>
          </w:rPr>
          <w:lastRenderedPageBreak/>
          <w:t>the number of Nan in CHIEF_COMPLAINT_ONSET_DATE column:  1814239</w:t>
        </w:r>
      </w:ins>
    </w:p>
    <w:p w14:paraId="4B33FDEE" w14:textId="7DDDB25B" w:rsidR="002D1F8B" w:rsidRPr="00181287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821" w:author="Liu, Disheng" w:date="2022-03-31T19:34:00Z"/>
          <w:rFonts w:ascii="Courier New" w:eastAsia="Times New Roman" w:hAnsi="Courier New" w:cs="Courier New"/>
          <w:color w:val="000000"/>
          <w:sz w:val="21"/>
          <w:szCs w:val="21"/>
          <w:rPrChange w:id="822" w:author="Liu, Disheng" w:date="2022-03-31T20:10:00Z">
            <w:rPr>
              <w:ins w:id="823" w:author="Liu, Disheng" w:date="2022-03-31T19:34:00Z"/>
              <w:rFonts w:ascii="Courier New" w:eastAsia="Times New Roman" w:hAnsi="Courier New" w:cs="Courier New"/>
              <w:color w:val="000000"/>
              <w:sz w:val="20"/>
              <w:szCs w:val="20"/>
            </w:rPr>
          </w:rPrChange>
        </w:rPr>
        <w:pPrChange w:id="824" w:author="Liu, Disheng" w:date="2022-03-31T19:34:00Z">
          <w:pPr>
            <w:pStyle w:val="ListParagraph"/>
            <w:numPr>
              <w:numId w:val="24"/>
            </w:num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ind w:left="435" w:hanging="435"/>
            <w:textAlignment w:val="baseline"/>
          </w:pPr>
        </w:pPrChange>
      </w:pPr>
      <w:ins w:id="825" w:author="Liu, Disheng" w:date="2022-03-31T19:34:00Z">
        <w:r w:rsidRPr="00181287">
          <w:rPr>
            <w:rFonts w:ascii="Courier New" w:eastAsia="Times New Roman" w:hAnsi="Courier New" w:cs="Courier New"/>
            <w:color w:val="000000"/>
            <w:sz w:val="21"/>
            <w:szCs w:val="21"/>
            <w:rPrChange w:id="826" w:author="Liu, Disheng" w:date="2022-03-31T20:10:00Z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rPrChange>
          </w:rPr>
          <w:t>the percentage of Nan in CHIEF_COMPLAINT_ONSET_DATE column: 90</w:t>
        </w:r>
      </w:ins>
      <w:ins w:id="827" w:author="Liu, Disheng" w:date="2022-04-01T10:30:00Z">
        <w:r w:rsidR="00AF3C9B">
          <w:rPr>
            <w:rFonts w:ascii="Courier New" w:eastAsia="Times New Roman" w:hAnsi="Courier New" w:cs="Courier New"/>
            <w:color w:val="000000"/>
            <w:sz w:val="21"/>
            <w:szCs w:val="21"/>
          </w:rPr>
          <w:t>.</w:t>
        </w:r>
      </w:ins>
      <w:ins w:id="828" w:author="Liu, Disheng" w:date="2022-03-31T19:34:00Z">
        <w:r w:rsidRPr="00181287">
          <w:rPr>
            <w:rFonts w:ascii="Courier New" w:eastAsia="Times New Roman" w:hAnsi="Courier New" w:cs="Courier New"/>
            <w:color w:val="000000"/>
            <w:sz w:val="21"/>
            <w:szCs w:val="21"/>
            <w:rPrChange w:id="829" w:author="Liu, Disheng" w:date="2022-03-31T20:10:00Z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rPrChange>
          </w:rPr>
          <w:t>9059888331</w:t>
        </w:r>
      </w:ins>
    </w:p>
    <w:p w14:paraId="24A162F6" w14:textId="425AA9F3" w:rsid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830" w:author="Liu, Disheng" w:date="2022-03-31T20:14:00Z"/>
          <w:rFonts w:ascii="Courier New" w:eastAsia="Times New Roman" w:hAnsi="Courier New" w:cs="Courier New"/>
          <w:color w:val="000000"/>
          <w:sz w:val="21"/>
          <w:szCs w:val="21"/>
        </w:rPr>
      </w:pPr>
      <w:ins w:id="831" w:author="Liu, Disheng" w:date="2022-03-31T19:34:00Z">
        <w:r w:rsidRPr="00181287">
          <w:rPr>
            <w:rFonts w:ascii="Courier New" w:eastAsia="Times New Roman" w:hAnsi="Courier New" w:cs="Courier New"/>
            <w:color w:val="000000"/>
            <w:sz w:val="21"/>
            <w:szCs w:val="21"/>
            <w:rPrChange w:id="832" w:author="Liu, Disheng" w:date="2022-03-31T20:10:00Z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rPrChange>
          </w:rPr>
          <w:t>the number of unique CHIEF_COMPLAINT_ONSET_DATE: 164729</w:t>
        </w:r>
      </w:ins>
    </w:p>
    <w:p w14:paraId="2B369B8E" w14:textId="77777777" w:rsidR="006B5C2A" w:rsidRPr="00181287" w:rsidRDefault="006B5C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833" w:author="Liu, Disheng" w:date="2022-03-31T19:34:00Z"/>
          <w:rFonts w:ascii="Courier New" w:eastAsia="Times New Roman" w:hAnsi="Courier New" w:cs="Courier New"/>
          <w:color w:val="000000"/>
          <w:sz w:val="21"/>
          <w:szCs w:val="21"/>
          <w:rPrChange w:id="834" w:author="Liu, Disheng" w:date="2022-03-31T20:10:00Z">
            <w:rPr>
              <w:ins w:id="835" w:author="Liu, Disheng" w:date="2022-03-31T19:34:00Z"/>
              <w:rFonts w:ascii="Courier New" w:eastAsia="Times New Roman" w:hAnsi="Courier New" w:cs="Courier New"/>
              <w:color w:val="000000"/>
              <w:sz w:val="20"/>
              <w:szCs w:val="20"/>
            </w:rPr>
          </w:rPrChange>
        </w:rPr>
        <w:pPrChange w:id="836" w:author="Liu, Disheng" w:date="2022-03-31T19:34:00Z">
          <w:pPr>
            <w:pStyle w:val="ListParagraph"/>
            <w:numPr>
              <w:numId w:val="24"/>
            </w:num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ind w:left="435" w:hanging="435"/>
            <w:textAlignment w:val="baseline"/>
          </w:pPr>
        </w:pPrChange>
      </w:pPr>
    </w:p>
    <w:p w14:paraId="62F09395" w14:textId="77777777" w:rsidR="006B5C2A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837" w:author="Liu, Disheng" w:date="2022-03-31T20:14:00Z"/>
          <w:rFonts w:ascii="Courier New" w:eastAsia="Times New Roman" w:hAnsi="Courier New" w:cs="Courier New"/>
          <w:color w:val="000000"/>
          <w:sz w:val="20"/>
          <w:szCs w:val="20"/>
        </w:rPr>
      </w:pPr>
      <w:ins w:id="838" w:author="Liu, Disheng" w:date="2022-03-31T19:34:00Z">
        <w:r w:rsidRPr="00181287">
          <w:rPr>
            <w:rFonts w:ascii="Courier New" w:eastAsia="Times New Roman" w:hAnsi="Courier New" w:cs="Courier New"/>
            <w:color w:val="000000"/>
            <w:sz w:val="20"/>
            <w:szCs w:val="20"/>
          </w:rPr>
          <w:t xml:space="preserve">which CHIEF_COMPLAINT_ONSET_DATE get the largest proportion(%):  </w:t>
        </w:r>
      </w:ins>
    </w:p>
    <w:p w14:paraId="5E5E467D" w14:textId="68FA6CFA" w:rsidR="002D1F8B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839" w:author="Liu, Disheng" w:date="2022-03-31T20:14:00Z"/>
          <w:rFonts w:ascii="Courier New" w:eastAsia="Times New Roman" w:hAnsi="Courier New" w:cs="Courier New"/>
          <w:color w:val="000000"/>
          <w:sz w:val="20"/>
          <w:szCs w:val="20"/>
        </w:rPr>
      </w:pPr>
      <w:ins w:id="840" w:author="Liu, Disheng" w:date="2022-03-31T19:34:00Z">
        <w:r w:rsidRPr="00181287">
          <w:rPr>
            <w:rFonts w:ascii="Courier New" w:eastAsia="Times New Roman" w:hAnsi="Courier New" w:cs="Courier New"/>
            <w:color w:val="000000"/>
            <w:sz w:val="20"/>
            <w:szCs w:val="20"/>
          </w:rPr>
          <w:t>01-DEC-20 0800 : 0.013223723359707316</w:t>
        </w:r>
      </w:ins>
    </w:p>
    <w:p w14:paraId="6A339D37" w14:textId="77777777" w:rsidR="006B5C2A" w:rsidRPr="006B5C2A" w:rsidRDefault="006B5C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841" w:author="Liu, Disheng" w:date="2022-03-31T19:34:00Z"/>
          <w:rFonts w:ascii="Courier New" w:eastAsia="Times New Roman" w:hAnsi="Courier New" w:cs="Courier New"/>
          <w:color w:val="000000"/>
          <w:sz w:val="20"/>
          <w:szCs w:val="20"/>
        </w:rPr>
        <w:pPrChange w:id="842" w:author="Liu, Disheng" w:date="2022-03-31T19:34:00Z">
          <w:pPr>
            <w:pStyle w:val="ListParagraph"/>
            <w:numPr>
              <w:numId w:val="24"/>
            </w:num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ind w:left="435" w:hanging="435"/>
            <w:textAlignment w:val="baseline"/>
          </w:pPr>
        </w:pPrChange>
      </w:pPr>
    </w:p>
    <w:p w14:paraId="5AF96775" w14:textId="77777777" w:rsidR="006B5C2A" w:rsidRDefault="002D1F8B" w:rsidP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843" w:author="Liu, Disheng" w:date="2022-03-31T20:14:00Z"/>
          <w:rFonts w:ascii="Courier New" w:eastAsia="Times New Roman" w:hAnsi="Courier New" w:cs="Courier New"/>
          <w:color w:val="000000"/>
          <w:sz w:val="20"/>
          <w:szCs w:val="20"/>
        </w:rPr>
      </w:pPr>
      <w:ins w:id="844" w:author="Liu, Disheng" w:date="2022-03-31T19:34:00Z">
        <w:r w:rsidRPr="006B5C2A">
          <w:rPr>
            <w:rFonts w:ascii="Courier New" w:eastAsia="Times New Roman" w:hAnsi="Courier New" w:cs="Courier New"/>
            <w:color w:val="000000"/>
            <w:sz w:val="20"/>
            <w:szCs w:val="20"/>
          </w:rPr>
          <w:t xml:space="preserve">which CHIEF_COMPLAINT_ONSET_DATE get the smallest proportion(%):  </w:t>
        </w:r>
      </w:ins>
    </w:p>
    <w:p w14:paraId="61C3226B" w14:textId="09D8BDE3" w:rsidR="002D1F8B" w:rsidRPr="006B5C2A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845" w:author="Liu, Disheng" w:date="2022-03-31T19:34:00Z"/>
          <w:rFonts w:ascii="Courier New" w:eastAsia="Times New Roman" w:hAnsi="Courier New" w:cs="Courier New"/>
          <w:color w:val="000000"/>
          <w:sz w:val="20"/>
          <w:szCs w:val="20"/>
        </w:rPr>
        <w:pPrChange w:id="846" w:author="Liu, Disheng" w:date="2022-03-31T19:34:00Z">
          <w:pPr>
            <w:pStyle w:val="ListParagraph"/>
            <w:numPr>
              <w:numId w:val="24"/>
            </w:num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ind w:left="435" w:hanging="435"/>
            <w:textAlignment w:val="baseline"/>
          </w:pPr>
        </w:pPrChange>
      </w:pPr>
      <w:ins w:id="847" w:author="Liu, Disheng" w:date="2022-03-31T19:34:00Z">
        <w:r w:rsidRPr="006B5C2A">
          <w:rPr>
            <w:rFonts w:ascii="Courier New" w:eastAsia="Times New Roman" w:hAnsi="Courier New" w:cs="Courier New"/>
            <w:color w:val="000000"/>
            <w:sz w:val="20"/>
            <w:szCs w:val="20"/>
          </w:rPr>
          <w:t>02-JAN-21 0803 : 0.0005509884733211381</w:t>
        </w:r>
      </w:ins>
    </w:p>
    <w:p w14:paraId="70846CA3" w14:textId="252B0F8D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848" w:author="Liu, Disheng" w:date="2022-03-31T19:34:00Z"/>
          <w:rFonts w:ascii="Courier New" w:eastAsia="Times New Roman" w:hAnsi="Courier New" w:cs="Courier New"/>
          <w:color w:val="000000"/>
          <w:sz w:val="21"/>
          <w:szCs w:val="21"/>
          <w:rPrChange w:id="849" w:author="Liu, Disheng" w:date="2022-03-31T19:34:00Z">
            <w:rPr>
              <w:ins w:id="850" w:author="Liu, Disheng" w:date="2022-03-31T19:34:00Z"/>
              <w:rFonts w:ascii="Courier New" w:eastAsia="Times New Roman" w:hAnsi="Courier New" w:cs="Courier New"/>
              <w:color w:val="999999"/>
              <w:sz w:val="21"/>
              <w:szCs w:val="21"/>
            </w:rPr>
          </w:rPrChange>
        </w:rPr>
        <w:pPrChange w:id="851" w:author="Liu, Disheng" w:date="2022-03-31T19:34:00Z">
          <w:pPr>
            <w:pStyle w:val="ListParagraph"/>
            <w:numPr>
              <w:numId w:val="24"/>
            </w:numPr>
            <w:shd w:val="clear" w:color="auto" w:fill="F7F7F7"/>
            <w:spacing w:after="0" w:line="291" w:lineRule="atLeast"/>
            <w:ind w:left="435" w:right="-750" w:hanging="435"/>
            <w:jc w:val="right"/>
          </w:pPr>
        </w:pPrChange>
      </w:pPr>
    </w:p>
    <w:p w14:paraId="2348A034" w14:textId="77777777" w:rsidR="002D1F8B" w:rsidRPr="002D1F8B" w:rsidRDefault="002D1F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ins w:id="852" w:author="Liu, Disheng" w:date="2022-03-31T19:34:00Z"/>
          <w:rFonts w:ascii="Courier New" w:eastAsia="Times New Roman" w:hAnsi="Courier New" w:cs="Courier New"/>
          <w:color w:val="000000"/>
          <w:sz w:val="21"/>
          <w:szCs w:val="21"/>
          <w:rPrChange w:id="853" w:author="Liu, Disheng" w:date="2022-03-31T19:34:00Z">
            <w:rPr>
              <w:ins w:id="854" w:author="Liu, Disheng" w:date="2022-03-31T19:34:00Z"/>
              <w:rFonts w:ascii="inherit" w:eastAsia="Times New Roman" w:hAnsi="inherit" w:cs="Courier New"/>
              <w:color w:val="000000"/>
              <w:sz w:val="20"/>
              <w:szCs w:val="20"/>
            </w:rPr>
          </w:rPrChange>
        </w:rPr>
        <w:pPrChange w:id="855" w:author="Liu, Disheng" w:date="2022-03-31T19:34:00Z">
          <w:pPr>
            <w:pStyle w:val="ListParagraph"/>
            <w:numPr>
              <w:numId w:val="24"/>
            </w:num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after="0" w:line="291" w:lineRule="atLeast"/>
            <w:ind w:left="435" w:right="-750" w:hanging="435"/>
          </w:pPr>
        </w:pPrChange>
      </w:pPr>
      <w:ins w:id="856" w:author="Liu, Disheng" w:date="2022-03-31T19:34:00Z">
        <w:r w:rsidRPr="002D1F8B">
          <w:rPr>
            <w:rFonts w:ascii="Cambria Math" w:eastAsia="Times New Roman" w:hAnsi="Cambria Math" w:cs="Cambria Math"/>
            <w:color w:val="000000"/>
            <w:sz w:val="21"/>
            <w:szCs w:val="21"/>
            <w:rPrChange w:id="857" w:author="Liu, Disheng" w:date="2022-03-31T19:34:00Z">
              <w:rPr>
                <w:rFonts w:ascii="inherit" w:eastAsia="Times New Roman" w:hAnsi="inherit" w:cs="Courier New"/>
                <w:color w:val="000000"/>
                <w:sz w:val="20"/>
                <w:szCs w:val="20"/>
              </w:rPr>
            </w:rPrChange>
          </w:rPr>
          <w:t>​</w:t>
        </w:r>
      </w:ins>
    </w:p>
    <w:p w14:paraId="13472A7F" w14:textId="2C35F6F2" w:rsidR="00E542C3" w:rsidRPr="002D1F8B" w:rsidRDefault="00E542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rPrChange w:id="858" w:author="Liu, Disheng" w:date="2022-03-31T19:34:00Z">
            <w:rPr/>
          </w:rPrChange>
        </w:rPr>
        <w:pPrChange w:id="859" w:author="Liu, Disheng" w:date="2022-03-31T19:34:00Z">
          <w:pPr>
            <w:pStyle w:val="ListParagraph"/>
          </w:pPr>
        </w:pPrChange>
      </w:pPr>
    </w:p>
    <w:p w14:paraId="2D4F6D38" w14:textId="5B1DC5DF" w:rsidR="00E542C3" w:rsidRDefault="00E542C3" w:rsidP="00E542C3">
      <w:pPr>
        <w:pStyle w:val="ListParagraph"/>
      </w:pPr>
    </w:p>
    <w:p w14:paraId="203CF59F" w14:textId="6C282BF8" w:rsidR="00AD0044" w:rsidRDefault="00AD0044">
      <w:r>
        <w:br w:type="page"/>
      </w:r>
    </w:p>
    <w:p w14:paraId="134C2C45" w14:textId="4F4ABE89" w:rsidR="00AD0044" w:rsidRPr="00065B67" w:rsidRDefault="00AD0044" w:rsidP="00AD0044">
      <w:pPr>
        <w:keepNext/>
        <w:keepLines/>
        <w:spacing w:before="40" w:after="0" w:line="240" w:lineRule="auto"/>
        <w:outlineLvl w:val="3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en-US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en-US"/>
        </w:rPr>
        <w:lastRenderedPageBreak/>
        <w:t xml:space="preserve">1.3 </w:t>
      </w:r>
      <w:r w:rsidRPr="00065B6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en-US"/>
        </w:rPr>
        <w:t>Table 3: Diagnoses (all Dx identified in cohort criteria for seven (7) days following the initial ED encounter)</w:t>
      </w:r>
    </w:p>
    <w:p w14:paraId="6C4B159A" w14:textId="77777777" w:rsidR="00AD0044" w:rsidRPr="00065B67" w:rsidRDefault="00AD0044" w:rsidP="00AD0044">
      <w:pPr>
        <w:spacing w:after="0" w:line="240" w:lineRule="auto"/>
        <w:rPr>
          <w:rFonts w:eastAsia="SimSun" w:cs="Times New Roman"/>
          <w:lang w:eastAsia="en-US"/>
        </w:rPr>
      </w:pPr>
      <w:r>
        <w:rPr>
          <w:rFonts w:eastAsia="SimSun" w:cs="Times New Roman"/>
          <w:lang w:eastAsia="en-US"/>
        </w:rPr>
        <w:t xml:space="preserve">File Name: </w:t>
      </w:r>
      <w:r w:rsidRPr="00065B67">
        <w:rPr>
          <w:rFonts w:eastAsia="SimSun" w:cs="Times New Roman"/>
          <w:lang w:eastAsia="en-US"/>
        </w:rPr>
        <w:t>R3_1971_YE_DIAGNOSES_2021_03_01</w:t>
      </w:r>
    </w:p>
    <w:p w14:paraId="03981C80" w14:textId="77777777" w:rsidR="00AD0044" w:rsidRDefault="00AD0044" w:rsidP="00AD0044">
      <w:pPr>
        <w:spacing w:after="0"/>
      </w:pPr>
      <w:r>
        <w:t xml:space="preserve">Comments: </w:t>
      </w:r>
    </w:p>
    <w:p w14:paraId="17889A2D" w14:textId="64C1797B" w:rsidR="00AD0044" w:rsidRPr="00065B67" w:rsidRDefault="00AD0044" w:rsidP="00AD0044">
      <w:pPr>
        <w:pStyle w:val="ListParagraph"/>
        <w:numPr>
          <w:ilvl w:val="0"/>
          <w:numId w:val="28"/>
        </w:numPr>
        <w:spacing w:after="0"/>
      </w:pPr>
      <w:r w:rsidRPr="00AD0044">
        <w:rPr>
          <w:rFonts w:eastAsia="SimSun" w:cs="Times New Roman"/>
          <w:lang w:eastAsia="en-US"/>
        </w:rPr>
        <w:t>one row per diagnosis</w:t>
      </w:r>
    </w:p>
    <w:p w14:paraId="2CE42589" w14:textId="77777777" w:rsidR="00AD0044" w:rsidRDefault="00AD0044" w:rsidP="00AD0044">
      <w:pPr>
        <w:spacing w:after="0" w:line="240" w:lineRule="auto"/>
        <w:rPr>
          <w:rFonts w:eastAsia="SimSun" w:cs="Times New Roman"/>
          <w:lang w:eastAsia="en-US"/>
        </w:rPr>
      </w:pPr>
      <w:r>
        <w:rPr>
          <w:rFonts w:eastAsia="SimSun" w:cs="Times New Roman"/>
          <w:lang w:eastAsia="en-US"/>
        </w:rPr>
        <w:t xml:space="preserve">Data elements: </w:t>
      </w:r>
    </w:p>
    <w:p w14:paraId="77E5D9E0" w14:textId="2310F48C" w:rsidR="00AD0044" w:rsidRPr="00065B67" w:rsidRDefault="00AD0044" w:rsidP="00AD0044">
      <w:pPr>
        <w:spacing w:after="0" w:line="240" w:lineRule="auto"/>
        <w:rPr>
          <w:rFonts w:eastAsia="SimSun" w:cs="Times New Roman"/>
          <w:lang w:eastAsia="en-US"/>
        </w:rPr>
      </w:pPr>
      <w:proofErr w:type="spellStart"/>
      <w:r w:rsidRPr="00065B67">
        <w:rPr>
          <w:rFonts w:eastAsia="SimSun" w:cs="Times New Roman"/>
          <w:lang w:val="nl-NL" w:eastAsia="en-US"/>
        </w:rPr>
        <w:t>Patient_Study_ID</w:t>
      </w:r>
      <w:proofErr w:type="spellEnd"/>
      <w:r>
        <w:rPr>
          <w:rFonts w:eastAsia="SimSun" w:cs="Times New Roman"/>
          <w:lang w:eastAsia="en-US"/>
        </w:rPr>
        <w:t xml:space="preserve">, </w:t>
      </w:r>
      <w:proofErr w:type="spellStart"/>
      <w:r w:rsidRPr="00065B67">
        <w:rPr>
          <w:rFonts w:eastAsia="SimSun" w:cs="Times New Roman"/>
          <w:lang w:val="nl-NL" w:eastAsia="en-US"/>
        </w:rPr>
        <w:t>Diagnosis_Type</w:t>
      </w:r>
      <w:proofErr w:type="spellEnd"/>
      <w:r>
        <w:rPr>
          <w:rFonts w:eastAsia="SimSun" w:cs="Times New Roman"/>
          <w:lang w:eastAsia="en-US"/>
        </w:rPr>
        <w:t xml:space="preserve">, </w:t>
      </w:r>
      <w:proofErr w:type="spellStart"/>
      <w:r w:rsidRPr="00065B67">
        <w:rPr>
          <w:rFonts w:eastAsia="SimSun" w:cs="Times New Roman"/>
          <w:lang w:val="nl-NL" w:eastAsia="en-US"/>
        </w:rPr>
        <w:t>Diagnosis_Code</w:t>
      </w:r>
      <w:proofErr w:type="spellEnd"/>
      <w:r>
        <w:rPr>
          <w:rFonts w:eastAsia="SimSun" w:cs="Times New Roman"/>
          <w:lang w:eastAsia="en-US"/>
        </w:rPr>
        <w:t xml:space="preserve">, </w:t>
      </w:r>
      <w:proofErr w:type="spellStart"/>
      <w:r w:rsidRPr="00065B67">
        <w:rPr>
          <w:rFonts w:eastAsia="SimSun" w:cs="Times New Roman"/>
          <w:lang w:eastAsia="en-US"/>
        </w:rPr>
        <w:t>Diagnosis_Name</w:t>
      </w:r>
      <w:proofErr w:type="spellEnd"/>
      <w:r>
        <w:rPr>
          <w:rFonts w:eastAsia="SimSun" w:cs="Times New Roman"/>
          <w:lang w:eastAsia="en-US"/>
        </w:rPr>
        <w:t xml:space="preserve">, </w:t>
      </w:r>
      <w:proofErr w:type="spellStart"/>
      <w:r w:rsidRPr="00065B67">
        <w:rPr>
          <w:rFonts w:eastAsia="SimSun" w:cs="Times New Roman"/>
          <w:lang w:eastAsia="en-US"/>
        </w:rPr>
        <w:t>Primary_Diagnosis_YN</w:t>
      </w:r>
      <w:proofErr w:type="spellEnd"/>
      <w:r>
        <w:rPr>
          <w:rFonts w:eastAsia="SimSun" w:cs="Times New Roman"/>
          <w:lang w:eastAsia="en-US"/>
        </w:rPr>
        <w:t xml:space="preserve">, </w:t>
      </w:r>
      <w:proofErr w:type="spellStart"/>
      <w:r w:rsidRPr="00065B67">
        <w:rPr>
          <w:rFonts w:eastAsia="SimSun" w:cs="Times New Roman"/>
          <w:lang w:eastAsia="en-US"/>
        </w:rPr>
        <w:t>Diagnosis_From_Date</w:t>
      </w:r>
      <w:proofErr w:type="spellEnd"/>
      <w:r>
        <w:rPr>
          <w:rFonts w:eastAsia="SimSun" w:cs="Times New Roman"/>
          <w:lang w:eastAsia="en-US"/>
        </w:rPr>
        <w:t xml:space="preserve">, </w:t>
      </w:r>
      <w:proofErr w:type="spellStart"/>
      <w:r w:rsidRPr="00065B67">
        <w:rPr>
          <w:rFonts w:eastAsia="SimSun" w:cs="Times New Roman"/>
          <w:lang w:eastAsia="en-US"/>
        </w:rPr>
        <w:t>Diagnosis_To_Date</w:t>
      </w:r>
      <w:proofErr w:type="spellEnd"/>
    </w:p>
    <w:p w14:paraId="11609F1A" w14:textId="3A19A38B" w:rsidR="00AD0044" w:rsidRDefault="00AD0044" w:rsidP="00AD0044"/>
    <w:p w14:paraId="788AF7EE" w14:textId="77777777" w:rsidR="00AD0044" w:rsidRDefault="00AD0044" w:rsidP="00AD0044">
      <w:pPr>
        <w:pStyle w:val="ListParagraph"/>
        <w:numPr>
          <w:ilvl w:val="2"/>
          <w:numId w:val="30"/>
        </w:numPr>
      </w:pPr>
      <w:r>
        <w:t>Summative analysis for each of elements</w:t>
      </w:r>
    </w:p>
    <w:p w14:paraId="46E2CBE2" w14:textId="44115E98" w:rsidR="00AD0044" w:rsidRDefault="00AD0044" w:rsidP="00AD0044">
      <w:pPr>
        <w:pStyle w:val="ListParagraph"/>
        <w:numPr>
          <w:ilvl w:val="3"/>
          <w:numId w:val="30"/>
        </w:numPr>
        <w:rPr>
          <w:ins w:id="860" w:author="Liu, Disheng" w:date="2022-03-26T22:33:00Z"/>
        </w:rPr>
      </w:pPr>
      <w:r>
        <w:t>Number of patients in this table</w:t>
      </w:r>
    </w:p>
    <w:p w14:paraId="6966C8B4" w14:textId="7D24FD22" w:rsidR="001C1825" w:rsidRDefault="001C1825">
      <w:pPr>
        <w:pPrChange w:id="861" w:author="Liu, Disheng" w:date="2022-03-26T22:34:00Z">
          <w:pPr>
            <w:pStyle w:val="ListParagraph"/>
            <w:numPr>
              <w:ilvl w:val="3"/>
              <w:numId w:val="30"/>
            </w:numPr>
            <w:ind w:hanging="720"/>
          </w:pPr>
        </w:pPrChange>
      </w:pPr>
      <w:ins w:id="862" w:author="Liu, Disheng" w:date="2022-03-26T22:33:00Z">
        <w:r>
          <w:t xml:space="preserve">There are </w:t>
        </w:r>
        <w:r w:rsidRPr="001C1825">
          <w:t>1826776</w:t>
        </w:r>
        <w:r>
          <w:t xml:space="preserve"> records, and </w:t>
        </w:r>
        <w:r w:rsidR="00DF1068" w:rsidRPr="00DF1068">
          <w:t>117574</w:t>
        </w:r>
      </w:ins>
      <w:ins w:id="863" w:author="Liu, Disheng" w:date="2022-03-26T22:34:00Z">
        <w:r w:rsidR="00DF1068">
          <w:t xml:space="preserve"> unique patients(</w:t>
        </w:r>
        <w:r w:rsidR="00DF1068" w:rsidRPr="00DF1068">
          <w:t>117574</w:t>
        </w:r>
        <w:r w:rsidR="00DF1068">
          <w:t xml:space="preserve"> unique STUDY_IDs)</w:t>
        </w:r>
      </w:ins>
    </w:p>
    <w:p w14:paraId="44968E96" w14:textId="22C4F411" w:rsidR="003A65C5" w:rsidRDefault="003A65C5" w:rsidP="00AD0044">
      <w:pPr>
        <w:pStyle w:val="ListParagraph"/>
        <w:numPr>
          <w:ilvl w:val="3"/>
          <w:numId w:val="30"/>
        </w:numPr>
        <w:rPr>
          <w:ins w:id="864" w:author="Liu, Disheng" w:date="2022-03-26T22:43:00Z"/>
        </w:rPr>
      </w:pPr>
      <w:proofErr w:type="spellStart"/>
      <w:r>
        <w:t>Diagnosis_type</w:t>
      </w:r>
      <w:proofErr w:type="spellEnd"/>
      <w:r>
        <w:t xml:space="preserve"> and frequency</w:t>
      </w:r>
    </w:p>
    <w:p w14:paraId="78D3E3CC" w14:textId="44C4762E" w:rsidR="00F539D4" w:rsidRDefault="00F539D4">
      <w:pPr>
        <w:ind w:firstLine="720"/>
        <w:rPr>
          <w:ins w:id="865" w:author="Liu, Disheng" w:date="2022-03-26T22:44:00Z"/>
        </w:rPr>
        <w:pPrChange w:id="866" w:author="Liu, Disheng" w:date="2022-03-26T23:07:00Z">
          <w:pPr>
            <w:pStyle w:val="ListParagraph"/>
          </w:pPr>
        </w:pPrChange>
      </w:pPr>
      <w:ins w:id="867" w:author="Liu, Disheng" w:date="2022-03-26T22:44:00Z">
        <w:r>
          <w:t xml:space="preserve">There are </w:t>
        </w:r>
        <w:proofErr w:type="spellStart"/>
        <w:r>
          <w:t>NaN</w:t>
        </w:r>
        <w:proofErr w:type="spellEnd"/>
        <w:r>
          <w:t xml:space="preserve"> value</w:t>
        </w:r>
      </w:ins>
      <w:ins w:id="868" w:author="Liu, Disheng" w:date="2022-03-26T23:07:00Z">
        <w:r w:rsidR="00002DAF">
          <w:t>s</w:t>
        </w:r>
      </w:ins>
      <w:ins w:id="869" w:author="Liu, Disheng" w:date="2022-03-26T22:44:00Z">
        <w:r>
          <w:t xml:space="preserve"> in </w:t>
        </w:r>
        <w:proofErr w:type="spellStart"/>
        <w:r>
          <w:t>Diagnosis_type</w:t>
        </w:r>
        <w:proofErr w:type="spellEnd"/>
        <w:r>
          <w:t xml:space="preserve"> </w:t>
        </w:r>
      </w:ins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36"/>
        <w:gridCol w:w="2900"/>
        <w:gridCol w:w="2894"/>
      </w:tblGrid>
      <w:tr w:rsidR="00F539D4" w14:paraId="450CE81E" w14:textId="77777777" w:rsidTr="00F539D4">
        <w:trPr>
          <w:ins w:id="870" w:author="Liu, Disheng" w:date="2022-03-26T22:44:00Z"/>
        </w:trPr>
        <w:tc>
          <w:tcPr>
            <w:tcW w:w="3116" w:type="dxa"/>
          </w:tcPr>
          <w:p w14:paraId="6AA7C11B" w14:textId="72947285" w:rsidR="00F539D4" w:rsidRDefault="00F539D4">
            <w:pPr>
              <w:pStyle w:val="ListParagraph"/>
              <w:tabs>
                <w:tab w:val="left" w:pos="1881"/>
              </w:tabs>
              <w:ind w:left="0"/>
              <w:rPr>
                <w:ins w:id="871" w:author="Liu, Disheng" w:date="2022-03-26T22:44:00Z"/>
              </w:rPr>
              <w:pPrChange w:id="872" w:author="Liu, Disheng" w:date="2022-03-26T22:45:00Z">
                <w:pPr>
                  <w:pStyle w:val="ListParagraph"/>
                  <w:ind w:left="0"/>
                </w:pPr>
              </w:pPrChange>
            </w:pPr>
            <w:ins w:id="873" w:author="Liu, Disheng" w:date="2022-03-26T22:45:00Z">
              <w:r>
                <w:t>value</w:t>
              </w:r>
            </w:ins>
          </w:p>
        </w:tc>
        <w:tc>
          <w:tcPr>
            <w:tcW w:w="3117" w:type="dxa"/>
          </w:tcPr>
          <w:p w14:paraId="40A8244A" w14:textId="7EAFC718" w:rsidR="00F539D4" w:rsidRDefault="00F539D4" w:rsidP="00F539D4">
            <w:pPr>
              <w:pStyle w:val="ListParagraph"/>
              <w:ind w:left="0"/>
              <w:rPr>
                <w:ins w:id="874" w:author="Liu, Disheng" w:date="2022-03-26T22:44:00Z"/>
              </w:rPr>
            </w:pPr>
            <w:ins w:id="875" w:author="Liu, Disheng" w:date="2022-03-26T22:44:00Z">
              <w:r w:rsidRPr="00F539D4">
                <w:t>Occurrence</w:t>
              </w:r>
              <w:r>
                <w:t xml:space="preserve"> time</w:t>
              </w:r>
            </w:ins>
          </w:p>
        </w:tc>
        <w:tc>
          <w:tcPr>
            <w:tcW w:w="3117" w:type="dxa"/>
          </w:tcPr>
          <w:p w14:paraId="0D8511EA" w14:textId="5C7F298B" w:rsidR="00F539D4" w:rsidRDefault="00F539D4" w:rsidP="00F539D4">
            <w:pPr>
              <w:pStyle w:val="ListParagraph"/>
              <w:ind w:left="0"/>
              <w:rPr>
                <w:ins w:id="876" w:author="Liu, Disheng" w:date="2022-03-26T22:44:00Z"/>
              </w:rPr>
            </w:pPr>
            <w:ins w:id="877" w:author="Liu, Disheng" w:date="2022-03-26T22:44:00Z">
              <w:r>
                <w:t xml:space="preserve">Proportion in </w:t>
              </w:r>
            </w:ins>
            <w:ins w:id="878" w:author="Liu, Disheng" w:date="2022-03-26T23:07:00Z">
              <w:r w:rsidR="00002DAF">
                <w:t>all</w:t>
              </w:r>
            </w:ins>
            <w:ins w:id="879" w:author="Liu, Disheng" w:date="2022-03-26T22:44:00Z">
              <w:r>
                <w:t xml:space="preserve"> recodes</w:t>
              </w:r>
            </w:ins>
          </w:p>
        </w:tc>
      </w:tr>
      <w:tr w:rsidR="00F539D4" w14:paraId="06052FD0" w14:textId="77777777" w:rsidTr="00F539D4">
        <w:trPr>
          <w:ins w:id="880" w:author="Liu, Disheng" w:date="2022-03-26T22:44:00Z"/>
        </w:trPr>
        <w:tc>
          <w:tcPr>
            <w:tcW w:w="3116" w:type="dxa"/>
          </w:tcPr>
          <w:p w14:paraId="1B31A3E3" w14:textId="259EC821" w:rsidR="00F539D4" w:rsidRDefault="00F539D4" w:rsidP="00F539D4">
            <w:pPr>
              <w:pStyle w:val="ListParagraph"/>
              <w:ind w:left="0"/>
              <w:rPr>
                <w:ins w:id="881" w:author="Liu, Disheng" w:date="2022-03-26T22:44:00Z"/>
              </w:rPr>
            </w:pPr>
            <w:proofErr w:type="spellStart"/>
            <w:ins w:id="882" w:author="Liu, Disheng" w:date="2022-03-26T22:45:00Z">
              <w:r>
                <w:t>NaN</w:t>
              </w:r>
            </w:ins>
            <w:proofErr w:type="spellEnd"/>
          </w:p>
        </w:tc>
        <w:tc>
          <w:tcPr>
            <w:tcW w:w="3117" w:type="dxa"/>
          </w:tcPr>
          <w:p w14:paraId="5A68FEE6" w14:textId="65317CA2" w:rsidR="00F539D4" w:rsidRDefault="00F539D4" w:rsidP="00F539D4">
            <w:pPr>
              <w:pStyle w:val="ListParagraph"/>
              <w:ind w:left="0"/>
              <w:rPr>
                <w:ins w:id="883" w:author="Liu, Disheng" w:date="2022-03-26T22:44:00Z"/>
              </w:rPr>
            </w:pPr>
            <w:ins w:id="884" w:author="Liu, Disheng" w:date="2022-03-26T22:44:00Z">
              <w:r w:rsidRPr="00F539D4">
                <w:t>20750</w:t>
              </w:r>
            </w:ins>
          </w:p>
        </w:tc>
        <w:tc>
          <w:tcPr>
            <w:tcW w:w="3117" w:type="dxa"/>
          </w:tcPr>
          <w:p w14:paraId="0907A9AE" w14:textId="4917004D" w:rsidR="00F539D4" w:rsidRDefault="00F539D4" w:rsidP="00F539D4">
            <w:pPr>
              <w:pStyle w:val="ListParagraph"/>
              <w:ind w:left="0"/>
              <w:rPr>
                <w:ins w:id="885" w:author="Liu, Disheng" w:date="2022-03-26T22:44:00Z"/>
              </w:rPr>
            </w:pPr>
            <w:ins w:id="886" w:author="Liu, Disheng" w:date="2022-03-26T22:46:00Z">
              <w:r w:rsidRPr="00F539D4">
                <w:t>1.135</w:t>
              </w:r>
              <w:r>
                <w:t>%</w:t>
              </w:r>
            </w:ins>
          </w:p>
        </w:tc>
      </w:tr>
    </w:tbl>
    <w:p w14:paraId="1364E7DA" w14:textId="77777777" w:rsidR="00FF7627" w:rsidRDefault="00FF7627" w:rsidP="00FF7627">
      <w:pPr>
        <w:rPr>
          <w:ins w:id="887" w:author="Liu, Disheng" w:date="2022-03-26T22:49:00Z"/>
        </w:rPr>
      </w:pPr>
    </w:p>
    <w:p w14:paraId="6F714E9D" w14:textId="0C51846F" w:rsidR="00FF7627" w:rsidRDefault="00FF7627">
      <w:pPr>
        <w:ind w:left="720"/>
        <w:rPr>
          <w:ins w:id="888" w:author="Liu, Disheng" w:date="2022-03-26T22:49:00Z"/>
        </w:rPr>
        <w:pPrChange w:id="889" w:author="Liu, Disheng" w:date="2022-03-26T23:07:00Z">
          <w:pPr/>
        </w:pPrChange>
      </w:pPr>
      <w:ins w:id="890" w:author="Liu, Disheng" w:date="2022-03-26T22:48:00Z">
        <w:r>
          <w:t>There are 4 unique v</w:t>
        </w:r>
      </w:ins>
      <w:ins w:id="891" w:author="Liu, Disheng" w:date="2022-03-26T22:49:00Z">
        <w:r>
          <w:t xml:space="preserve">alues of </w:t>
        </w:r>
        <w:proofErr w:type="spellStart"/>
        <w:r>
          <w:t>Diagnosis_type</w:t>
        </w:r>
        <w:proofErr w:type="spellEnd"/>
        <w:r>
          <w:t>:</w:t>
        </w:r>
      </w:ins>
    </w:p>
    <w:p w14:paraId="0991965C" w14:textId="5E03C8F5" w:rsidR="00F539D4" w:rsidRDefault="00F539D4">
      <w:pPr>
        <w:ind w:left="720"/>
        <w:rPr>
          <w:ins w:id="892" w:author="Liu, Disheng" w:date="2022-03-26T22:38:00Z"/>
        </w:rPr>
        <w:pPrChange w:id="893" w:author="Liu, Disheng" w:date="2022-03-26T23:07:00Z">
          <w:pPr>
            <w:pStyle w:val="ListParagraph"/>
            <w:numPr>
              <w:ilvl w:val="3"/>
              <w:numId w:val="30"/>
            </w:numPr>
            <w:ind w:hanging="720"/>
          </w:pPr>
        </w:pPrChange>
      </w:pPr>
      <w:ins w:id="894" w:author="Liu, Disheng" w:date="2022-03-26T22:47:00Z">
        <w:r>
          <w:t>Non_ nan</w:t>
        </w:r>
        <w:r w:rsidR="00FF7627">
          <w:t xml:space="preserve"> value</w:t>
        </w:r>
      </w:ins>
      <w:ins w:id="895" w:author="Liu, Disheng" w:date="2022-03-26T22:49:00Z">
        <w:r w:rsidR="00FF7627">
          <w:t>s</w:t>
        </w:r>
      </w:ins>
      <w:ins w:id="896" w:author="Liu, Disheng" w:date="2022-03-26T23:08:00Z">
        <w:r w:rsidR="00002DAF">
          <w:t xml:space="preserve">’ </w:t>
        </w:r>
      </w:ins>
      <w:ins w:id="897" w:author="Liu, Disheng" w:date="2022-03-26T22:47:00Z">
        <w:r w:rsidR="00FF7627">
          <w:t xml:space="preserve">distribution in </w:t>
        </w:r>
        <w:proofErr w:type="spellStart"/>
        <w:r w:rsidR="00FF7627">
          <w:t>Diagnosis_type</w:t>
        </w:r>
      </w:ins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DF1068" w14:paraId="49C1C3FE" w14:textId="77777777" w:rsidTr="00F13ACA">
        <w:trPr>
          <w:ins w:id="898" w:author="Liu, Disheng" w:date="2022-03-26T22:39:00Z"/>
        </w:trPr>
        <w:tc>
          <w:tcPr>
            <w:tcW w:w="2876" w:type="dxa"/>
          </w:tcPr>
          <w:p w14:paraId="7FC349A4" w14:textId="67984191" w:rsidR="00DF1068" w:rsidRDefault="00DF1068" w:rsidP="00DF1068">
            <w:pPr>
              <w:pStyle w:val="ListParagraph"/>
              <w:ind w:left="0"/>
              <w:rPr>
                <w:ins w:id="899" w:author="Liu, Disheng" w:date="2022-03-26T22:39:00Z"/>
              </w:rPr>
            </w:pPr>
            <w:ins w:id="900" w:author="Liu, Disheng" w:date="2022-03-26T22:40:00Z">
              <w:r w:rsidRPr="00DF1068">
                <w:t>DIAGNOSIS_TYPE</w:t>
              </w:r>
            </w:ins>
          </w:p>
        </w:tc>
        <w:tc>
          <w:tcPr>
            <w:tcW w:w="2877" w:type="dxa"/>
          </w:tcPr>
          <w:p w14:paraId="51316638" w14:textId="5E4A1006" w:rsidR="00DF1068" w:rsidRPr="00F539D4" w:rsidRDefault="00F539D4" w:rsidP="00DF1068">
            <w:pPr>
              <w:pStyle w:val="HTMLPreformatted"/>
              <w:rPr>
                <w:ins w:id="901" w:author="Liu, Disheng" w:date="2022-03-26T22:40:00Z"/>
                <w:rFonts w:asciiTheme="minorHAnsi" w:eastAsiaTheme="minorEastAsia" w:hAnsiTheme="minorHAnsi" w:cstheme="minorBidi"/>
                <w:sz w:val="22"/>
                <w:szCs w:val="22"/>
                <w:rPrChange w:id="902" w:author="Liu, Disheng" w:date="2022-03-26T22:47:00Z">
                  <w:rPr>
                    <w:ins w:id="903" w:author="Liu, Disheng" w:date="2022-03-26T22:40:00Z"/>
                  </w:rPr>
                </w:rPrChange>
              </w:rPr>
            </w:pPr>
            <w:ins w:id="904" w:author="Liu, Disheng" w:date="2022-03-26T22:42:00Z">
              <w:r w:rsidRPr="00F539D4">
                <w:rPr>
                  <w:rFonts w:asciiTheme="minorHAnsi" w:eastAsiaTheme="minorEastAsia" w:hAnsiTheme="minorHAnsi" w:cstheme="minorBidi"/>
                  <w:sz w:val="22"/>
                  <w:szCs w:val="22"/>
                  <w:rPrChange w:id="905" w:author="Liu, Disheng" w:date="2022-03-26T22:47:00Z">
                    <w:rPr/>
                  </w:rPrChange>
                </w:rPr>
                <w:t>Occurrence time</w:t>
              </w:r>
            </w:ins>
          </w:p>
        </w:tc>
        <w:tc>
          <w:tcPr>
            <w:tcW w:w="2877" w:type="dxa"/>
          </w:tcPr>
          <w:p w14:paraId="01ED0F0B" w14:textId="74F2D43C" w:rsidR="00DF1068" w:rsidRPr="00F539D4" w:rsidRDefault="00DF1068" w:rsidP="00DF1068">
            <w:pPr>
              <w:pStyle w:val="HTMLPreformatted"/>
              <w:rPr>
                <w:ins w:id="906" w:author="Liu, Disheng" w:date="2022-03-26T22:39:00Z"/>
                <w:rFonts w:asciiTheme="minorHAnsi" w:eastAsiaTheme="minorEastAsia" w:hAnsiTheme="minorHAnsi" w:cstheme="minorBidi"/>
                <w:sz w:val="22"/>
                <w:szCs w:val="22"/>
                <w:rPrChange w:id="907" w:author="Liu, Disheng" w:date="2022-03-26T22:47:00Z">
                  <w:rPr>
                    <w:ins w:id="908" w:author="Liu, Disheng" w:date="2022-03-26T22:39:00Z"/>
                  </w:rPr>
                </w:rPrChange>
              </w:rPr>
            </w:pPr>
            <w:ins w:id="909" w:author="Liu, Disheng" w:date="2022-03-26T22:40:00Z">
              <w:r w:rsidRPr="00F539D4">
                <w:rPr>
                  <w:rFonts w:asciiTheme="minorHAnsi" w:eastAsiaTheme="minorEastAsia" w:hAnsiTheme="minorHAnsi" w:cstheme="minorBidi"/>
                  <w:sz w:val="22"/>
                  <w:szCs w:val="22"/>
                  <w:rPrChange w:id="910" w:author="Liu, Disheng" w:date="2022-03-26T22:47:00Z">
                    <w:rPr/>
                  </w:rPrChange>
                </w:rPr>
                <w:t>Proportion</w:t>
              </w:r>
            </w:ins>
            <w:ins w:id="911" w:author="Liu, Disheng" w:date="2022-03-26T22:43:00Z">
              <w:r w:rsidR="00F539D4" w:rsidRPr="00F539D4">
                <w:rPr>
                  <w:rFonts w:asciiTheme="minorHAnsi" w:eastAsiaTheme="minorEastAsia" w:hAnsiTheme="minorHAnsi" w:cstheme="minorBidi"/>
                  <w:sz w:val="22"/>
                  <w:szCs w:val="22"/>
                  <w:rPrChange w:id="912" w:author="Liu, Disheng" w:date="2022-03-26T22:47:00Z">
                    <w:rPr/>
                  </w:rPrChange>
                </w:rPr>
                <w:t xml:space="preserve">(among </w:t>
              </w:r>
              <w:proofErr w:type="gramStart"/>
              <w:r w:rsidR="00F539D4" w:rsidRPr="00F539D4">
                <w:rPr>
                  <w:rFonts w:asciiTheme="minorHAnsi" w:eastAsiaTheme="minorEastAsia" w:hAnsiTheme="minorHAnsi" w:cstheme="minorBidi"/>
                  <w:sz w:val="22"/>
                  <w:szCs w:val="22"/>
                  <w:rPrChange w:id="913" w:author="Liu, Disheng" w:date="2022-03-26T22:47:00Z">
                    <w:rPr/>
                  </w:rPrChange>
                </w:rPr>
                <w:t>all of</w:t>
              </w:r>
              <w:proofErr w:type="gramEnd"/>
              <w:r w:rsidR="00F539D4" w:rsidRPr="00F539D4">
                <w:rPr>
                  <w:rFonts w:asciiTheme="minorHAnsi" w:eastAsiaTheme="minorEastAsia" w:hAnsiTheme="minorHAnsi" w:cstheme="minorBidi"/>
                  <w:sz w:val="22"/>
                  <w:szCs w:val="22"/>
                  <w:rPrChange w:id="914" w:author="Liu, Disheng" w:date="2022-03-26T22:47:00Z">
                    <w:rPr/>
                  </w:rPrChange>
                </w:rPr>
                <w:t xml:space="preserve"> non-</w:t>
              </w:r>
              <w:proofErr w:type="spellStart"/>
              <w:r w:rsidR="00F539D4" w:rsidRPr="00F539D4">
                <w:rPr>
                  <w:rFonts w:asciiTheme="minorHAnsi" w:eastAsiaTheme="minorEastAsia" w:hAnsiTheme="minorHAnsi" w:cstheme="minorBidi"/>
                  <w:sz w:val="22"/>
                  <w:szCs w:val="22"/>
                  <w:rPrChange w:id="915" w:author="Liu, Disheng" w:date="2022-03-26T22:47:00Z">
                    <w:rPr/>
                  </w:rPrChange>
                </w:rPr>
                <w:t>NaN</w:t>
              </w:r>
              <w:proofErr w:type="spellEnd"/>
              <w:r w:rsidR="00F539D4" w:rsidRPr="00F539D4">
                <w:rPr>
                  <w:rFonts w:asciiTheme="minorHAnsi" w:eastAsiaTheme="minorEastAsia" w:hAnsiTheme="minorHAnsi" w:cstheme="minorBidi"/>
                  <w:sz w:val="22"/>
                  <w:szCs w:val="22"/>
                  <w:rPrChange w:id="916" w:author="Liu, Disheng" w:date="2022-03-26T22:47:00Z">
                    <w:rPr/>
                  </w:rPrChange>
                </w:rPr>
                <w:t xml:space="preserve"> values)</w:t>
              </w:r>
            </w:ins>
          </w:p>
        </w:tc>
      </w:tr>
      <w:tr w:rsidR="00F539D4" w14:paraId="7FB22121" w14:textId="77777777" w:rsidTr="00F13ACA">
        <w:trPr>
          <w:ins w:id="917" w:author="Liu, Disheng" w:date="2022-03-26T22:39:00Z"/>
        </w:trPr>
        <w:tc>
          <w:tcPr>
            <w:tcW w:w="2876" w:type="dxa"/>
          </w:tcPr>
          <w:p w14:paraId="2988BE1E" w14:textId="1E2A85EE" w:rsidR="00F539D4" w:rsidRPr="00F539D4" w:rsidRDefault="00F539D4" w:rsidP="00F539D4">
            <w:pPr>
              <w:pStyle w:val="HTMLPreformatted"/>
              <w:rPr>
                <w:ins w:id="918" w:author="Liu, Disheng" w:date="2022-03-26T22:39:00Z"/>
                <w:rFonts w:asciiTheme="minorHAnsi" w:eastAsiaTheme="minorEastAsia" w:hAnsiTheme="minorHAnsi" w:cstheme="minorBidi"/>
                <w:sz w:val="22"/>
                <w:szCs w:val="22"/>
                <w:rPrChange w:id="919" w:author="Liu, Disheng" w:date="2022-03-26T22:47:00Z">
                  <w:rPr>
                    <w:ins w:id="920" w:author="Liu, Disheng" w:date="2022-03-26T22:39:00Z"/>
                  </w:rPr>
                </w:rPrChange>
              </w:rPr>
            </w:pPr>
            <w:ins w:id="921" w:author="Liu, Disheng" w:date="2022-03-26T22:40:00Z">
              <w:r w:rsidRPr="00F539D4">
                <w:rPr>
                  <w:rFonts w:asciiTheme="minorHAnsi" w:eastAsiaTheme="minorEastAsia" w:hAnsiTheme="minorHAnsi" w:cstheme="minorBidi"/>
                  <w:sz w:val="22"/>
                  <w:szCs w:val="22"/>
                  <w:rPrChange w:id="922" w:author="Liu, Disheng" w:date="2022-03-26T22:47:00Z">
                    <w:rPr>
                      <w:color w:val="000000"/>
                      <w:sz w:val="21"/>
                      <w:szCs w:val="21"/>
                    </w:rPr>
                  </w:rPrChange>
                </w:rPr>
                <w:t xml:space="preserve">ICD10CM   </w:t>
              </w:r>
            </w:ins>
          </w:p>
        </w:tc>
        <w:tc>
          <w:tcPr>
            <w:tcW w:w="2877" w:type="dxa"/>
          </w:tcPr>
          <w:p w14:paraId="6DFC1761" w14:textId="7176AEDB" w:rsidR="00F539D4" w:rsidRPr="00F539D4" w:rsidRDefault="00F539D4">
            <w:pPr>
              <w:pStyle w:val="ListParagraph"/>
              <w:ind w:left="0"/>
              <w:rPr>
                <w:ins w:id="923" w:author="Liu, Disheng" w:date="2022-03-26T22:40:00Z"/>
                <w:rPrChange w:id="924" w:author="Liu, Disheng" w:date="2022-03-26T22:47:00Z">
                  <w:rPr>
                    <w:ins w:id="925" w:author="Liu, Disheng" w:date="2022-03-26T22:40:00Z"/>
                    <w:color w:val="000000"/>
                    <w:sz w:val="21"/>
                    <w:szCs w:val="21"/>
                  </w:rPr>
                </w:rPrChange>
              </w:rPr>
              <w:pPrChange w:id="926" w:author="Liu, Disheng" w:date="2022-03-26T22:47:00Z">
                <w:pPr>
                  <w:pStyle w:val="HTMLPreformatted"/>
                </w:pPr>
              </w:pPrChange>
            </w:pPr>
            <w:ins w:id="927" w:author="Liu, Disheng" w:date="2022-03-26T22:41:00Z">
              <w:r w:rsidRPr="00F539D4">
                <w:rPr>
                  <w:rPrChange w:id="928" w:author="Liu, Disheng" w:date="2022-03-26T22:47:00Z">
                    <w:rPr>
                      <w:color w:val="000000"/>
                      <w:sz w:val="21"/>
                      <w:szCs w:val="21"/>
                    </w:rPr>
                  </w:rPrChange>
                </w:rPr>
                <w:t>1658177</w:t>
              </w:r>
            </w:ins>
          </w:p>
        </w:tc>
        <w:tc>
          <w:tcPr>
            <w:tcW w:w="2877" w:type="dxa"/>
          </w:tcPr>
          <w:p w14:paraId="7DF24C60" w14:textId="44F6C1A1" w:rsidR="00F539D4" w:rsidRPr="00F539D4" w:rsidRDefault="00F539D4">
            <w:pPr>
              <w:pStyle w:val="HTMLPreformatted"/>
              <w:rPr>
                <w:ins w:id="929" w:author="Liu, Disheng" w:date="2022-03-26T22:39:00Z"/>
                <w:rFonts w:asciiTheme="minorHAnsi" w:eastAsiaTheme="minorEastAsia" w:hAnsiTheme="minorHAnsi" w:cstheme="minorBidi"/>
                <w:sz w:val="22"/>
                <w:szCs w:val="22"/>
                <w:rPrChange w:id="930" w:author="Liu, Disheng" w:date="2022-03-26T22:47:00Z">
                  <w:rPr>
                    <w:ins w:id="931" w:author="Liu, Disheng" w:date="2022-03-26T22:39:00Z"/>
                  </w:rPr>
                </w:rPrChange>
              </w:rPr>
            </w:pPr>
            <w:ins w:id="932" w:author="Liu, Disheng" w:date="2022-03-26T22:46:00Z">
              <w:r w:rsidRPr="00F539D4">
                <w:rPr>
                  <w:rFonts w:asciiTheme="minorHAnsi" w:eastAsiaTheme="minorEastAsia" w:hAnsiTheme="minorHAnsi" w:cstheme="minorBidi"/>
                  <w:sz w:val="22"/>
                  <w:szCs w:val="22"/>
                  <w:rPrChange w:id="933" w:author="Liu, Disheng" w:date="2022-03-26T22:47:00Z">
                    <w:rPr>
                      <w:color w:val="000000"/>
                      <w:sz w:val="21"/>
                      <w:szCs w:val="21"/>
                    </w:rPr>
                  </w:rPrChange>
                </w:rPr>
                <w:t>91.813573 %</w:t>
              </w:r>
            </w:ins>
          </w:p>
        </w:tc>
      </w:tr>
      <w:tr w:rsidR="00F539D4" w14:paraId="7570AA2C" w14:textId="77777777" w:rsidTr="00F13ACA">
        <w:trPr>
          <w:ins w:id="934" w:author="Liu, Disheng" w:date="2022-03-26T22:39:00Z"/>
        </w:trPr>
        <w:tc>
          <w:tcPr>
            <w:tcW w:w="2876" w:type="dxa"/>
          </w:tcPr>
          <w:p w14:paraId="6FADDB7B" w14:textId="779FC4CE" w:rsidR="00F539D4" w:rsidRDefault="00F539D4" w:rsidP="00F539D4">
            <w:pPr>
              <w:pStyle w:val="ListParagraph"/>
              <w:ind w:left="0"/>
              <w:rPr>
                <w:ins w:id="935" w:author="Liu, Disheng" w:date="2022-03-26T22:39:00Z"/>
              </w:rPr>
            </w:pPr>
            <w:ins w:id="936" w:author="Liu, Disheng" w:date="2022-03-26T22:40:00Z">
              <w:r w:rsidRPr="00F539D4">
                <w:rPr>
                  <w:rPrChange w:id="937" w:author="Liu, Disheng" w:date="2022-03-26T22:47:00Z">
                    <w:rPr>
                      <w:color w:val="000000"/>
                      <w:sz w:val="21"/>
                      <w:szCs w:val="21"/>
                    </w:rPr>
                  </w:rPrChange>
                </w:rPr>
                <w:t xml:space="preserve">ICD9CM     </w:t>
              </w:r>
            </w:ins>
          </w:p>
        </w:tc>
        <w:tc>
          <w:tcPr>
            <w:tcW w:w="2877" w:type="dxa"/>
          </w:tcPr>
          <w:p w14:paraId="273044E9" w14:textId="126E3185" w:rsidR="00F539D4" w:rsidRPr="00F539D4" w:rsidRDefault="00F539D4" w:rsidP="00F539D4">
            <w:pPr>
              <w:pStyle w:val="ListParagraph"/>
              <w:ind w:left="0"/>
              <w:rPr>
                <w:ins w:id="938" w:author="Liu, Disheng" w:date="2022-03-26T22:40:00Z"/>
                <w:rPrChange w:id="939" w:author="Liu, Disheng" w:date="2022-03-26T22:47:00Z">
                  <w:rPr>
                    <w:ins w:id="940" w:author="Liu, Disheng" w:date="2022-03-26T22:40:00Z"/>
                    <w:color w:val="000000"/>
                    <w:sz w:val="21"/>
                    <w:szCs w:val="21"/>
                  </w:rPr>
                </w:rPrChange>
              </w:rPr>
            </w:pPr>
            <w:ins w:id="941" w:author="Liu, Disheng" w:date="2022-03-26T22:41:00Z">
              <w:r w:rsidRPr="00F539D4">
                <w:rPr>
                  <w:rPrChange w:id="942" w:author="Liu, Disheng" w:date="2022-03-26T22:47:00Z">
                    <w:rPr>
                      <w:color w:val="000000"/>
                      <w:sz w:val="21"/>
                      <w:szCs w:val="21"/>
                    </w:rPr>
                  </w:rPrChange>
                </w:rPr>
                <w:t>145394</w:t>
              </w:r>
            </w:ins>
          </w:p>
        </w:tc>
        <w:tc>
          <w:tcPr>
            <w:tcW w:w="2877" w:type="dxa"/>
          </w:tcPr>
          <w:p w14:paraId="7BC9FE7B" w14:textId="30DA6238" w:rsidR="00F539D4" w:rsidRDefault="00F539D4" w:rsidP="00F539D4">
            <w:pPr>
              <w:pStyle w:val="ListParagraph"/>
              <w:ind w:left="0"/>
              <w:rPr>
                <w:ins w:id="943" w:author="Liu, Disheng" w:date="2022-03-26T22:39:00Z"/>
              </w:rPr>
            </w:pPr>
            <w:ins w:id="944" w:author="Liu, Disheng" w:date="2022-03-26T22:46:00Z">
              <w:r w:rsidRPr="00F539D4">
                <w:rPr>
                  <w:rPrChange w:id="945" w:author="Liu, Disheng" w:date="2022-03-26T22:47:00Z">
                    <w:rPr>
                      <w:color w:val="000000"/>
                      <w:sz w:val="21"/>
                      <w:szCs w:val="21"/>
                    </w:rPr>
                  </w:rPrChange>
                </w:rPr>
                <w:t>8.050493 %</w:t>
              </w:r>
            </w:ins>
          </w:p>
        </w:tc>
      </w:tr>
      <w:tr w:rsidR="00F539D4" w14:paraId="30011294" w14:textId="77777777" w:rsidTr="00F13ACA">
        <w:trPr>
          <w:ins w:id="946" w:author="Liu, Disheng" w:date="2022-03-26T22:39:00Z"/>
        </w:trPr>
        <w:tc>
          <w:tcPr>
            <w:tcW w:w="2876" w:type="dxa"/>
          </w:tcPr>
          <w:p w14:paraId="7E3D546A" w14:textId="18D5BD0A" w:rsidR="00F539D4" w:rsidRDefault="00F539D4" w:rsidP="00F539D4">
            <w:pPr>
              <w:pStyle w:val="ListParagraph"/>
              <w:ind w:left="0"/>
              <w:rPr>
                <w:ins w:id="947" w:author="Liu, Disheng" w:date="2022-03-26T22:39:00Z"/>
              </w:rPr>
            </w:pPr>
            <w:ins w:id="948" w:author="Liu, Disheng" w:date="2022-03-26T22:40:00Z">
              <w:r w:rsidRPr="00F539D4">
                <w:rPr>
                  <w:rPrChange w:id="949" w:author="Liu, Disheng" w:date="2022-03-26T22:47:00Z">
                    <w:rPr>
                      <w:color w:val="000000"/>
                      <w:sz w:val="21"/>
                      <w:szCs w:val="21"/>
                    </w:rPr>
                  </w:rPrChange>
                </w:rPr>
                <w:t xml:space="preserve">ICD10     </w:t>
              </w:r>
            </w:ins>
          </w:p>
        </w:tc>
        <w:tc>
          <w:tcPr>
            <w:tcW w:w="2877" w:type="dxa"/>
          </w:tcPr>
          <w:p w14:paraId="30AEB824" w14:textId="286E6E0B" w:rsidR="00F539D4" w:rsidRPr="00F539D4" w:rsidRDefault="00F539D4" w:rsidP="00F539D4">
            <w:pPr>
              <w:pStyle w:val="ListParagraph"/>
              <w:ind w:left="0"/>
              <w:rPr>
                <w:ins w:id="950" w:author="Liu, Disheng" w:date="2022-03-26T22:40:00Z"/>
                <w:rPrChange w:id="951" w:author="Liu, Disheng" w:date="2022-03-26T22:47:00Z">
                  <w:rPr>
                    <w:ins w:id="952" w:author="Liu, Disheng" w:date="2022-03-26T22:40:00Z"/>
                    <w:color w:val="000000"/>
                    <w:sz w:val="21"/>
                    <w:szCs w:val="21"/>
                  </w:rPr>
                </w:rPrChange>
              </w:rPr>
            </w:pPr>
            <w:ins w:id="953" w:author="Liu, Disheng" w:date="2022-03-26T22:41:00Z">
              <w:r w:rsidRPr="00F539D4">
                <w:rPr>
                  <w:rPrChange w:id="954" w:author="Liu, Disheng" w:date="2022-03-26T22:47:00Z">
                    <w:rPr>
                      <w:color w:val="000000"/>
                      <w:sz w:val="21"/>
                      <w:szCs w:val="21"/>
                    </w:rPr>
                  </w:rPrChange>
                </w:rPr>
                <w:t>2439</w:t>
              </w:r>
            </w:ins>
          </w:p>
        </w:tc>
        <w:tc>
          <w:tcPr>
            <w:tcW w:w="2877" w:type="dxa"/>
          </w:tcPr>
          <w:p w14:paraId="11DC5F38" w14:textId="3D3B8E99" w:rsidR="00F539D4" w:rsidRDefault="00F539D4" w:rsidP="00F539D4">
            <w:pPr>
              <w:pStyle w:val="ListParagraph"/>
              <w:ind w:left="0"/>
              <w:rPr>
                <w:ins w:id="955" w:author="Liu, Disheng" w:date="2022-03-26T22:39:00Z"/>
              </w:rPr>
            </w:pPr>
            <w:ins w:id="956" w:author="Liu, Disheng" w:date="2022-03-26T22:46:00Z">
              <w:r w:rsidRPr="00F539D4">
                <w:rPr>
                  <w:rPrChange w:id="957" w:author="Liu, Disheng" w:date="2022-03-26T22:47:00Z">
                    <w:rPr>
                      <w:color w:val="000000"/>
                      <w:sz w:val="21"/>
                      <w:szCs w:val="21"/>
                    </w:rPr>
                  </w:rPrChange>
                </w:rPr>
                <w:t>0.135048 %</w:t>
              </w:r>
            </w:ins>
          </w:p>
        </w:tc>
      </w:tr>
      <w:tr w:rsidR="00F539D4" w14:paraId="1EBD7D87" w14:textId="77777777" w:rsidTr="00F13ACA">
        <w:trPr>
          <w:ins w:id="958" w:author="Liu, Disheng" w:date="2022-03-26T22:40:00Z"/>
        </w:trPr>
        <w:tc>
          <w:tcPr>
            <w:tcW w:w="2876" w:type="dxa"/>
          </w:tcPr>
          <w:p w14:paraId="6E06D08D" w14:textId="5A5C8D63" w:rsidR="00F539D4" w:rsidRPr="00F539D4" w:rsidRDefault="00F539D4" w:rsidP="00F539D4">
            <w:pPr>
              <w:pStyle w:val="ListParagraph"/>
              <w:ind w:left="0"/>
              <w:rPr>
                <w:ins w:id="959" w:author="Liu, Disheng" w:date="2022-03-26T22:40:00Z"/>
                <w:rPrChange w:id="960" w:author="Liu, Disheng" w:date="2022-03-26T22:47:00Z">
                  <w:rPr>
                    <w:ins w:id="961" w:author="Liu, Disheng" w:date="2022-03-26T22:40:00Z"/>
                    <w:color w:val="000000"/>
                    <w:sz w:val="21"/>
                    <w:szCs w:val="21"/>
                  </w:rPr>
                </w:rPrChange>
              </w:rPr>
            </w:pPr>
            <w:ins w:id="962" w:author="Liu, Disheng" w:date="2022-03-26T22:40:00Z">
              <w:r w:rsidRPr="00F539D4">
                <w:rPr>
                  <w:rPrChange w:id="963" w:author="Liu, Disheng" w:date="2022-03-26T22:47:00Z">
                    <w:rPr>
                      <w:color w:val="000000"/>
                      <w:sz w:val="21"/>
                      <w:szCs w:val="21"/>
                    </w:rPr>
                  </w:rPrChange>
                </w:rPr>
                <w:t xml:space="preserve">ICD9     </w:t>
              </w:r>
            </w:ins>
          </w:p>
        </w:tc>
        <w:tc>
          <w:tcPr>
            <w:tcW w:w="2877" w:type="dxa"/>
          </w:tcPr>
          <w:p w14:paraId="23397300" w14:textId="2F8074B6" w:rsidR="00F539D4" w:rsidRPr="00F539D4" w:rsidRDefault="00F539D4" w:rsidP="00F539D4">
            <w:pPr>
              <w:pStyle w:val="ListParagraph"/>
              <w:ind w:left="0"/>
              <w:rPr>
                <w:ins w:id="964" w:author="Liu, Disheng" w:date="2022-03-26T22:40:00Z"/>
                <w:rPrChange w:id="965" w:author="Liu, Disheng" w:date="2022-03-26T22:47:00Z">
                  <w:rPr>
                    <w:ins w:id="966" w:author="Liu, Disheng" w:date="2022-03-26T22:40:00Z"/>
                    <w:color w:val="000000"/>
                    <w:sz w:val="21"/>
                    <w:szCs w:val="21"/>
                  </w:rPr>
                </w:rPrChange>
              </w:rPr>
            </w:pPr>
            <w:ins w:id="967" w:author="Liu, Disheng" w:date="2022-03-26T22:41:00Z">
              <w:r w:rsidRPr="00F539D4">
                <w:rPr>
                  <w:rPrChange w:id="968" w:author="Liu, Disheng" w:date="2022-03-26T22:47:00Z">
                    <w:rPr>
                      <w:color w:val="000000"/>
                      <w:sz w:val="21"/>
                      <w:szCs w:val="21"/>
                    </w:rPr>
                  </w:rPrChange>
                </w:rPr>
                <w:t>16</w:t>
              </w:r>
            </w:ins>
          </w:p>
        </w:tc>
        <w:tc>
          <w:tcPr>
            <w:tcW w:w="2877" w:type="dxa"/>
          </w:tcPr>
          <w:p w14:paraId="167B9987" w14:textId="1098492A" w:rsidR="00F539D4" w:rsidRPr="00F539D4" w:rsidRDefault="00F539D4" w:rsidP="00F539D4">
            <w:pPr>
              <w:pStyle w:val="ListParagraph"/>
              <w:ind w:left="0"/>
              <w:rPr>
                <w:ins w:id="969" w:author="Liu, Disheng" w:date="2022-03-26T22:40:00Z"/>
                <w:rPrChange w:id="970" w:author="Liu, Disheng" w:date="2022-03-26T22:47:00Z">
                  <w:rPr>
                    <w:ins w:id="971" w:author="Liu, Disheng" w:date="2022-03-26T22:40:00Z"/>
                    <w:color w:val="000000"/>
                    <w:sz w:val="21"/>
                    <w:szCs w:val="21"/>
                  </w:rPr>
                </w:rPrChange>
              </w:rPr>
            </w:pPr>
            <w:ins w:id="972" w:author="Liu, Disheng" w:date="2022-03-26T22:46:00Z">
              <w:r w:rsidRPr="00F539D4">
                <w:rPr>
                  <w:rPrChange w:id="973" w:author="Liu, Disheng" w:date="2022-03-26T22:47:00Z">
                    <w:rPr>
                      <w:color w:val="000000"/>
                      <w:sz w:val="21"/>
                      <w:szCs w:val="21"/>
                    </w:rPr>
                  </w:rPrChange>
                </w:rPr>
                <w:t>0.000886 %</w:t>
              </w:r>
            </w:ins>
          </w:p>
        </w:tc>
      </w:tr>
    </w:tbl>
    <w:p w14:paraId="634F5A9E" w14:textId="77777777" w:rsidR="00DF1068" w:rsidRDefault="00DF1068">
      <w:pPr>
        <w:pStyle w:val="ListParagraph"/>
        <w:pPrChange w:id="974" w:author="Liu, Disheng" w:date="2022-03-26T22:38:00Z">
          <w:pPr>
            <w:pStyle w:val="ListParagraph"/>
            <w:numPr>
              <w:ilvl w:val="3"/>
              <w:numId w:val="30"/>
            </w:numPr>
            <w:ind w:hanging="720"/>
          </w:pPr>
        </w:pPrChange>
      </w:pPr>
    </w:p>
    <w:p w14:paraId="18D7585C" w14:textId="281F358A" w:rsidR="003A65C5" w:rsidRDefault="003A65C5" w:rsidP="00AD0044">
      <w:pPr>
        <w:pStyle w:val="ListParagraph"/>
        <w:numPr>
          <w:ilvl w:val="3"/>
          <w:numId w:val="30"/>
        </w:numPr>
        <w:rPr>
          <w:ins w:id="975" w:author="Liu, Disheng" w:date="2022-03-26T22:53:00Z"/>
        </w:rPr>
      </w:pPr>
      <w:r>
        <w:t>DX_CODE, DIAGNOSIS_NAME, and frequency</w:t>
      </w:r>
    </w:p>
    <w:p w14:paraId="1F5D23EC" w14:textId="5527A80B" w:rsidR="003717CE" w:rsidRDefault="00FF7627" w:rsidP="00002DAF">
      <w:pPr>
        <w:rPr>
          <w:ins w:id="976" w:author="Liu, Disheng" w:date="2022-03-26T23:07:00Z"/>
        </w:rPr>
      </w:pPr>
      <w:ins w:id="977" w:author="Liu, Disheng" w:date="2022-03-26T22:53:00Z">
        <w:r w:rsidRPr="00002DAF">
          <w:rPr>
            <w:b/>
            <w:bCs/>
            <w:rPrChange w:id="978" w:author="Liu, Disheng" w:date="2022-03-26T23:09:00Z">
              <w:rPr/>
            </w:rPrChange>
          </w:rPr>
          <w:t>For  DX_CODE</w:t>
        </w:r>
        <w:r>
          <w:t xml:space="preserve">: there are </w:t>
        </w:r>
      </w:ins>
      <w:ins w:id="979" w:author="Liu, Disheng" w:date="2022-03-26T23:09:00Z">
        <w:r w:rsidR="00002DAF" w:rsidRPr="00002DAF">
          <w:t>1826776</w:t>
        </w:r>
      </w:ins>
      <w:ins w:id="980" w:author="Liu, Disheng" w:date="2022-03-26T23:08:00Z">
        <w:r w:rsidR="00002DAF" w:rsidRPr="00002DAF">
          <w:t xml:space="preserve"> </w:t>
        </w:r>
        <w:r w:rsidR="00002DAF">
          <w:t xml:space="preserve">records and </w:t>
        </w:r>
      </w:ins>
      <w:ins w:id="981" w:author="Liu, Disheng" w:date="2022-03-26T22:53:00Z">
        <w:r w:rsidRPr="00FF7627">
          <w:t>16794</w:t>
        </w:r>
        <w:r>
          <w:t xml:space="preserve"> </w:t>
        </w:r>
      </w:ins>
      <w:ins w:id="982" w:author="Liu, Disheng" w:date="2022-03-26T22:54:00Z">
        <w:r>
          <w:t>unique</w:t>
        </w:r>
      </w:ins>
      <w:ins w:id="983" w:author="Liu, Disheng" w:date="2022-03-26T22:53:00Z">
        <w:r>
          <w:t xml:space="preserve"> values</w:t>
        </w:r>
      </w:ins>
      <w:ins w:id="984" w:author="Liu, Disheng" w:date="2022-03-26T23:06:00Z">
        <w:r w:rsidR="003717CE">
          <w:t xml:space="preserve">, </w:t>
        </w:r>
      </w:ins>
    </w:p>
    <w:p w14:paraId="458EDF53" w14:textId="4FAF9E6A" w:rsidR="003C7ACB" w:rsidRDefault="003717CE">
      <w:pPr>
        <w:ind w:left="720" w:firstLine="720"/>
        <w:rPr>
          <w:ins w:id="985" w:author="Liu, Disheng" w:date="2022-03-26T23:00:00Z"/>
        </w:rPr>
        <w:pPrChange w:id="986" w:author="Liu, Disheng" w:date="2022-03-26T23:07:00Z">
          <w:pPr/>
        </w:pPrChange>
      </w:pPr>
      <w:ins w:id="987" w:author="Liu, Disheng" w:date="2022-03-26T23:06:00Z">
        <w:r>
          <w:t xml:space="preserve">there is no </w:t>
        </w:r>
        <w:proofErr w:type="spellStart"/>
        <w:r>
          <w:t>NaN</w:t>
        </w:r>
        <w:proofErr w:type="spellEnd"/>
        <w:r>
          <w:t xml:space="preserve"> value in DX_CODE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  <w:tblPrChange w:id="988" w:author="Liu, Disheng" w:date="2022-03-26T23:05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337"/>
        <w:gridCol w:w="2337"/>
        <w:gridCol w:w="4501"/>
        <w:tblGridChange w:id="989">
          <w:tblGrid>
            <w:gridCol w:w="2337"/>
            <w:gridCol w:w="2337"/>
            <w:gridCol w:w="2338"/>
          </w:tblGrid>
        </w:tblGridChange>
      </w:tblGrid>
      <w:tr w:rsidR="003717CE" w14:paraId="15DA3763" w14:textId="77777777" w:rsidTr="003717CE">
        <w:trPr>
          <w:ins w:id="990" w:author="Liu, Disheng" w:date="2022-03-26T23:00:00Z"/>
        </w:trPr>
        <w:tc>
          <w:tcPr>
            <w:tcW w:w="2337" w:type="dxa"/>
            <w:tcPrChange w:id="991" w:author="Liu, Disheng" w:date="2022-03-26T23:05:00Z">
              <w:tcPr>
                <w:tcW w:w="2337" w:type="dxa"/>
              </w:tcPr>
            </w:tcPrChange>
          </w:tcPr>
          <w:p w14:paraId="132FA89B" w14:textId="3AB490EA" w:rsidR="003717CE" w:rsidRDefault="003717CE" w:rsidP="003717CE">
            <w:pPr>
              <w:rPr>
                <w:ins w:id="992" w:author="Liu, Disheng" w:date="2022-03-26T23:00:00Z"/>
              </w:rPr>
            </w:pPr>
            <w:ins w:id="993" w:author="Liu, Disheng" w:date="2022-03-26T23:04:00Z">
              <w:r>
                <w:t>DX_CODE (TO</w:t>
              </w:r>
            </w:ins>
            <w:ins w:id="994" w:author="Liu, Disheng" w:date="2022-03-26T23:05:00Z">
              <w:r>
                <w:t>P 10</w:t>
              </w:r>
            </w:ins>
            <w:ins w:id="995" w:author="Liu, Disheng" w:date="2022-03-26T23:04:00Z">
              <w:r>
                <w:t>)</w:t>
              </w:r>
            </w:ins>
          </w:p>
        </w:tc>
        <w:tc>
          <w:tcPr>
            <w:tcW w:w="2337" w:type="dxa"/>
            <w:tcPrChange w:id="996" w:author="Liu, Disheng" w:date="2022-03-26T23:05:00Z">
              <w:tcPr>
                <w:tcW w:w="2337" w:type="dxa"/>
              </w:tcPr>
            </w:tcPrChange>
          </w:tcPr>
          <w:p w14:paraId="2663EC7F" w14:textId="1B6C50C2" w:rsidR="003717CE" w:rsidRDefault="003717CE" w:rsidP="003717CE">
            <w:pPr>
              <w:rPr>
                <w:ins w:id="997" w:author="Liu, Disheng" w:date="2022-03-26T23:00:00Z"/>
              </w:rPr>
            </w:pPr>
            <w:ins w:id="998" w:author="Liu, Disheng" w:date="2022-03-26T23:05:00Z">
              <w:r w:rsidRPr="002B555F">
                <w:t>Occurrence time</w:t>
              </w:r>
            </w:ins>
          </w:p>
        </w:tc>
        <w:tc>
          <w:tcPr>
            <w:tcW w:w="4501" w:type="dxa"/>
            <w:tcPrChange w:id="999" w:author="Liu, Disheng" w:date="2022-03-26T23:05:00Z">
              <w:tcPr>
                <w:tcW w:w="2338" w:type="dxa"/>
              </w:tcPr>
            </w:tcPrChange>
          </w:tcPr>
          <w:p w14:paraId="627481BA" w14:textId="2562DA87" w:rsidR="003717CE" w:rsidRDefault="003717CE" w:rsidP="003717CE">
            <w:pPr>
              <w:rPr>
                <w:ins w:id="1000" w:author="Liu, Disheng" w:date="2022-03-26T23:00:00Z"/>
              </w:rPr>
            </w:pPr>
            <w:ins w:id="1001" w:author="Liu, Disheng" w:date="2022-03-26T23:05:00Z">
              <w:r w:rsidRPr="002B555F">
                <w:t xml:space="preserve">Proportion(among </w:t>
              </w:r>
              <w:proofErr w:type="gramStart"/>
              <w:r w:rsidRPr="002B555F">
                <w:t>all of</w:t>
              </w:r>
              <w:proofErr w:type="gramEnd"/>
              <w:r w:rsidRPr="002B555F">
                <w:t xml:space="preserve"> non-</w:t>
              </w:r>
              <w:proofErr w:type="spellStart"/>
              <w:r w:rsidRPr="002B555F">
                <w:t>NaN</w:t>
              </w:r>
              <w:proofErr w:type="spellEnd"/>
              <w:r w:rsidRPr="002B555F">
                <w:t xml:space="preserve"> values)</w:t>
              </w:r>
            </w:ins>
          </w:p>
        </w:tc>
      </w:tr>
      <w:tr w:rsidR="003717CE" w14:paraId="43B874AF" w14:textId="77777777" w:rsidTr="003717CE">
        <w:trPr>
          <w:ins w:id="1002" w:author="Liu, Disheng" w:date="2022-03-26T23:00:00Z"/>
        </w:trPr>
        <w:tc>
          <w:tcPr>
            <w:tcW w:w="2337" w:type="dxa"/>
            <w:tcPrChange w:id="1003" w:author="Liu, Disheng" w:date="2022-03-26T23:05:00Z">
              <w:tcPr>
                <w:tcW w:w="2337" w:type="dxa"/>
              </w:tcPr>
            </w:tcPrChange>
          </w:tcPr>
          <w:p w14:paraId="6F8B850A" w14:textId="65E99591" w:rsidR="003717CE" w:rsidRDefault="003717CE" w:rsidP="003717CE">
            <w:pPr>
              <w:rPr>
                <w:ins w:id="1004" w:author="Liu, Disheng" w:date="2022-03-26T23:00:00Z"/>
              </w:rPr>
            </w:pPr>
            <w:ins w:id="1005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 xml:space="preserve">I10        </w:t>
              </w:r>
            </w:ins>
          </w:p>
        </w:tc>
        <w:tc>
          <w:tcPr>
            <w:tcW w:w="2337" w:type="dxa"/>
            <w:tcPrChange w:id="1006" w:author="Liu, Disheng" w:date="2022-03-26T23:05:00Z">
              <w:tcPr>
                <w:tcW w:w="2337" w:type="dxa"/>
              </w:tcPr>
            </w:tcPrChange>
          </w:tcPr>
          <w:p w14:paraId="567BB3B0" w14:textId="12665EB6" w:rsidR="003717CE" w:rsidRDefault="003717CE" w:rsidP="003717CE">
            <w:pPr>
              <w:rPr>
                <w:ins w:id="1007" w:author="Liu, Disheng" w:date="2022-03-26T23:00:00Z"/>
              </w:rPr>
            </w:pPr>
            <w:ins w:id="1008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>38051</w:t>
              </w:r>
            </w:ins>
          </w:p>
        </w:tc>
        <w:tc>
          <w:tcPr>
            <w:tcW w:w="4501" w:type="dxa"/>
            <w:tcPrChange w:id="1009" w:author="Liu, Disheng" w:date="2022-03-26T23:05:00Z">
              <w:tcPr>
                <w:tcW w:w="2338" w:type="dxa"/>
              </w:tcPr>
            </w:tcPrChange>
          </w:tcPr>
          <w:p w14:paraId="62A945DF" w14:textId="3E8951E5" w:rsidR="003717CE" w:rsidRDefault="003717CE" w:rsidP="003717CE">
            <w:pPr>
              <w:rPr>
                <w:ins w:id="1010" w:author="Liu, Disheng" w:date="2022-03-26T23:00:00Z"/>
              </w:rPr>
            </w:pPr>
            <w:ins w:id="1011" w:author="Liu, Disheng" w:date="2022-03-26T23:03:00Z">
              <w:r w:rsidRPr="00142186">
                <w:rPr>
                  <w:color w:val="000000"/>
                  <w:sz w:val="21"/>
                  <w:szCs w:val="21"/>
                </w:rPr>
                <w:t>2.082959</w:t>
              </w:r>
            </w:ins>
            <w:ins w:id="1012" w:author="Liu, Disheng" w:date="2022-03-26T23:15:00Z">
              <w:r w:rsidR="00002DAF">
                <w:rPr>
                  <w:color w:val="000000"/>
                  <w:sz w:val="21"/>
                  <w:szCs w:val="21"/>
                </w:rPr>
                <w:t xml:space="preserve"> %</w:t>
              </w:r>
            </w:ins>
          </w:p>
        </w:tc>
      </w:tr>
      <w:tr w:rsidR="003717CE" w14:paraId="5F79D580" w14:textId="77777777" w:rsidTr="003717CE">
        <w:trPr>
          <w:ins w:id="1013" w:author="Liu, Disheng" w:date="2022-03-26T23:00:00Z"/>
        </w:trPr>
        <w:tc>
          <w:tcPr>
            <w:tcW w:w="2337" w:type="dxa"/>
            <w:tcPrChange w:id="1014" w:author="Liu, Disheng" w:date="2022-03-26T23:05:00Z">
              <w:tcPr>
                <w:tcW w:w="2337" w:type="dxa"/>
              </w:tcPr>
            </w:tcPrChange>
          </w:tcPr>
          <w:p w14:paraId="16614547" w14:textId="4D1BBBA9" w:rsidR="003717CE" w:rsidRDefault="003717CE" w:rsidP="003717CE">
            <w:pPr>
              <w:rPr>
                <w:ins w:id="1015" w:author="Liu, Disheng" w:date="2022-03-26T23:00:00Z"/>
              </w:rPr>
            </w:pPr>
            <w:ins w:id="1016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 xml:space="preserve">K21.9      </w:t>
              </w:r>
            </w:ins>
          </w:p>
        </w:tc>
        <w:tc>
          <w:tcPr>
            <w:tcW w:w="2337" w:type="dxa"/>
            <w:tcPrChange w:id="1017" w:author="Liu, Disheng" w:date="2022-03-26T23:05:00Z">
              <w:tcPr>
                <w:tcW w:w="2337" w:type="dxa"/>
              </w:tcPr>
            </w:tcPrChange>
          </w:tcPr>
          <w:p w14:paraId="2CAB7742" w14:textId="592C452B" w:rsidR="003717CE" w:rsidRDefault="003717CE" w:rsidP="003717CE">
            <w:pPr>
              <w:rPr>
                <w:ins w:id="1018" w:author="Liu, Disheng" w:date="2022-03-26T23:00:00Z"/>
              </w:rPr>
            </w:pPr>
            <w:ins w:id="1019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>34811</w:t>
              </w:r>
            </w:ins>
          </w:p>
        </w:tc>
        <w:tc>
          <w:tcPr>
            <w:tcW w:w="4501" w:type="dxa"/>
            <w:tcPrChange w:id="1020" w:author="Liu, Disheng" w:date="2022-03-26T23:05:00Z">
              <w:tcPr>
                <w:tcW w:w="2338" w:type="dxa"/>
              </w:tcPr>
            </w:tcPrChange>
          </w:tcPr>
          <w:p w14:paraId="490AD6DF" w14:textId="6241FE55" w:rsidR="003717CE" w:rsidRDefault="003717CE" w:rsidP="003717CE">
            <w:pPr>
              <w:rPr>
                <w:ins w:id="1021" w:author="Liu, Disheng" w:date="2022-03-26T23:00:00Z"/>
              </w:rPr>
            </w:pPr>
            <w:ins w:id="1022" w:author="Liu, Disheng" w:date="2022-03-26T23:03:00Z">
              <w:r w:rsidRPr="00142186">
                <w:rPr>
                  <w:color w:val="000000"/>
                  <w:sz w:val="21"/>
                  <w:szCs w:val="21"/>
                </w:rPr>
                <w:t>1.905598</w:t>
              </w:r>
            </w:ins>
            <w:ins w:id="1023" w:author="Liu, Disheng" w:date="2022-03-26T23:15:00Z">
              <w:r w:rsidR="00002DAF">
                <w:rPr>
                  <w:color w:val="000000"/>
                  <w:sz w:val="21"/>
                  <w:szCs w:val="21"/>
                </w:rPr>
                <w:t xml:space="preserve"> </w:t>
              </w:r>
            </w:ins>
            <w:ins w:id="1024" w:author="Liu, Disheng" w:date="2022-03-26T23:16:00Z">
              <w:r w:rsidR="00002DAF">
                <w:rPr>
                  <w:color w:val="000000"/>
                  <w:sz w:val="21"/>
                  <w:szCs w:val="21"/>
                </w:rPr>
                <w:t>%</w:t>
              </w:r>
            </w:ins>
          </w:p>
        </w:tc>
      </w:tr>
      <w:tr w:rsidR="003717CE" w14:paraId="49621762" w14:textId="77777777" w:rsidTr="003717CE">
        <w:trPr>
          <w:ins w:id="1025" w:author="Liu, Disheng" w:date="2022-03-26T23:00:00Z"/>
        </w:trPr>
        <w:tc>
          <w:tcPr>
            <w:tcW w:w="2337" w:type="dxa"/>
            <w:tcPrChange w:id="1026" w:author="Liu, Disheng" w:date="2022-03-26T23:05:00Z">
              <w:tcPr>
                <w:tcW w:w="2337" w:type="dxa"/>
              </w:tcPr>
            </w:tcPrChange>
          </w:tcPr>
          <w:p w14:paraId="600073D4" w14:textId="3BFB1005" w:rsidR="003717CE" w:rsidRDefault="003717CE" w:rsidP="003717CE">
            <w:pPr>
              <w:rPr>
                <w:ins w:id="1027" w:author="Liu, Disheng" w:date="2022-03-26T23:00:00Z"/>
              </w:rPr>
            </w:pPr>
            <w:ins w:id="1028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 xml:space="preserve">E78.5      </w:t>
              </w:r>
            </w:ins>
          </w:p>
        </w:tc>
        <w:tc>
          <w:tcPr>
            <w:tcW w:w="2337" w:type="dxa"/>
            <w:tcPrChange w:id="1029" w:author="Liu, Disheng" w:date="2022-03-26T23:05:00Z">
              <w:tcPr>
                <w:tcW w:w="2337" w:type="dxa"/>
              </w:tcPr>
            </w:tcPrChange>
          </w:tcPr>
          <w:p w14:paraId="0C686E2D" w14:textId="3C530D26" w:rsidR="003717CE" w:rsidRDefault="003717CE" w:rsidP="003717CE">
            <w:pPr>
              <w:rPr>
                <w:ins w:id="1030" w:author="Liu, Disheng" w:date="2022-03-26T23:00:00Z"/>
              </w:rPr>
            </w:pPr>
            <w:ins w:id="1031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>27938</w:t>
              </w:r>
            </w:ins>
          </w:p>
        </w:tc>
        <w:tc>
          <w:tcPr>
            <w:tcW w:w="4501" w:type="dxa"/>
            <w:tcPrChange w:id="1032" w:author="Liu, Disheng" w:date="2022-03-26T23:05:00Z">
              <w:tcPr>
                <w:tcW w:w="2338" w:type="dxa"/>
              </w:tcPr>
            </w:tcPrChange>
          </w:tcPr>
          <w:p w14:paraId="1D5765E1" w14:textId="2033AED6" w:rsidR="003717CE" w:rsidRDefault="003717CE" w:rsidP="003717CE">
            <w:pPr>
              <w:rPr>
                <w:ins w:id="1033" w:author="Liu, Disheng" w:date="2022-03-26T23:00:00Z"/>
              </w:rPr>
            </w:pPr>
            <w:ins w:id="1034" w:author="Liu, Disheng" w:date="2022-03-26T23:03:00Z">
              <w:r w:rsidRPr="00142186">
                <w:rPr>
                  <w:color w:val="000000"/>
                  <w:sz w:val="21"/>
                  <w:szCs w:val="21"/>
                </w:rPr>
                <w:t>1.529361</w:t>
              </w:r>
            </w:ins>
            <w:ins w:id="1035" w:author="Liu, Disheng" w:date="2022-03-26T23:16:00Z">
              <w:r w:rsidR="00002DAF">
                <w:rPr>
                  <w:color w:val="000000"/>
                  <w:sz w:val="21"/>
                  <w:szCs w:val="21"/>
                </w:rPr>
                <w:t xml:space="preserve"> %</w:t>
              </w:r>
            </w:ins>
          </w:p>
        </w:tc>
      </w:tr>
      <w:tr w:rsidR="003717CE" w14:paraId="500E3EB7" w14:textId="77777777" w:rsidTr="003717CE">
        <w:trPr>
          <w:ins w:id="1036" w:author="Liu, Disheng" w:date="2022-03-26T23:00:00Z"/>
        </w:trPr>
        <w:tc>
          <w:tcPr>
            <w:tcW w:w="2337" w:type="dxa"/>
            <w:tcPrChange w:id="1037" w:author="Liu, Disheng" w:date="2022-03-26T23:05:00Z">
              <w:tcPr>
                <w:tcW w:w="2337" w:type="dxa"/>
              </w:tcPr>
            </w:tcPrChange>
          </w:tcPr>
          <w:p w14:paraId="5327F573" w14:textId="29A2708D" w:rsidR="003717CE" w:rsidRDefault="003717CE" w:rsidP="003717CE">
            <w:pPr>
              <w:rPr>
                <w:ins w:id="1038" w:author="Liu, Disheng" w:date="2022-03-26T23:00:00Z"/>
              </w:rPr>
            </w:pPr>
            <w:ins w:id="1039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 xml:space="preserve">Z87.891    </w:t>
              </w:r>
            </w:ins>
          </w:p>
        </w:tc>
        <w:tc>
          <w:tcPr>
            <w:tcW w:w="2337" w:type="dxa"/>
            <w:tcPrChange w:id="1040" w:author="Liu, Disheng" w:date="2022-03-26T23:05:00Z">
              <w:tcPr>
                <w:tcW w:w="2337" w:type="dxa"/>
              </w:tcPr>
            </w:tcPrChange>
          </w:tcPr>
          <w:p w14:paraId="3F00175E" w14:textId="16EA79E5" w:rsidR="003717CE" w:rsidRDefault="003717CE" w:rsidP="003717CE">
            <w:pPr>
              <w:rPr>
                <w:ins w:id="1041" w:author="Liu, Disheng" w:date="2022-03-26T23:00:00Z"/>
              </w:rPr>
            </w:pPr>
            <w:ins w:id="1042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>26436</w:t>
              </w:r>
            </w:ins>
          </w:p>
        </w:tc>
        <w:tc>
          <w:tcPr>
            <w:tcW w:w="4501" w:type="dxa"/>
            <w:tcPrChange w:id="1043" w:author="Liu, Disheng" w:date="2022-03-26T23:05:00Z">
              <w:tcPr>
                <w:tcW w:w="2338" w:type="dxa"/>
              </w:tcPr>
            </w:tcPrChange>
          </w:tcPr>
          <w:p w14:paraId="018D3BC8" w14:textId="65075DD4" w:rsidR="003717CE" w:rsidRDefault="003717CE" w:rsidP="003717CE">
            <w:pPr>
              <w:rPr>
                <w:ins w:id="1044" w:author="Liu, Disheng" w:date="2022-03-26T23:00:00Z"/>
              </w:rPr>
            </w:pPr>
            <w:ins w:id="1045" w:author="Liu, Disheng" w:date="2022-03-26T23:03:00Z">
              <w:r w:rsidRPr="00142186">
                <w:rPr>
                  <w:color w:val="000000"/>
                  <w:sz w:val="21"/>
                  <w:szCs w:val="21"/>
                </w:rPr>
                <w:t>1.447140</w:t>
              </w:r>
            </w:ins>
            <w:ins w:id="1046" w:author="Liu, Disheng" w:date="2022-03-26T23:16:00Z">
              <w:r w:rsidR="00002DAF">
                <w:rPr>
                  <w:color w:val="000000"/>
                  <w:sz w:val="21"/>
                  <w:szCs w:val="21"/>
                </w:rPr>
                <w:t xml:space="preserve"> %</w:t>
              </w:r>
            </w:ins>
          </w:p>
        </w:tc>
      </w:tr>
      <w:tr w:rsidR="003717CE" w14:paraId="4DD49329" w14:textId="77777777" w:rsidTr="003717CE">
        <w:trPr>
          <w:ins w:id="1047" w:author="Liu, Disheng" w:date="2022-03-26T23:00:00Z"/>
        </w:trPr>
        <w:tc>
          <w:tcPr>
            <w:tcW w:w="2337" w:type="dxa"/>
            <w:tcPrChange w:id="1048" w:author="Liu, Disheng" w:date="2022-03-26T23:05:00Z">
              <w:tcPr>
                <w:tcW w:w="2337" w:type="dxa"/>
              </w:tcPr>
            </w:tcPrChange>
          </w:tcPr>
          <w:p w14:paraId="4D88CCE2" w14:textId="57C497CE" w:rsidR="003717CE" w:rsidRDefault="003717CE" w:rsidP="003717CE">
            <w:pPr>
              <w:rPr>
                <w:ins w:id="1049" w:author="Liu, Disheng" w:date="2022-03-26T23:00:00Z"/>
              </w:rPr>
            </w:pPr>
            <w:ins w:id="1050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 xml:space="preserve">Z79.82     </w:t>
              </w:r>
            </w:ins>
          </w:p>
        </w:tc>
        <w:tc>
          <w:tcPr>
            <w:tcW w:w="2337" w:type="dxa"/>
            <w:tcPrChange w:id="1051" w:author="Liu, Disheng" w:date="2022-03-26T23:05:00Z">
              <w:tcPr>
                <w:tcW w:w="2337" w:type="dxa"/>
              </w:tcPr>
            </w:tcPrChange>
          </w:tcPr>
          <w:p w14:paraId="1428C688" w14:textId="7026ADE7" w:rsidR="003717CE" w:rsidRDefault="003717CE" w:rsidP="003717CE">
            <w:pPr>
              <w:rPr>
                <w:ins w:id="1052" w:author="Liu, Disheng" w:date="2022-03-26T23:00:00Z"/>
              </w:rPr>
            </w:pPr>
            <w:ins w:id="1053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>25497</w:t>
              </w:r>
            </w:ins>
          </w:p>
        </w:tc>
        <w:tc>
          <w:tcPr>
            <w:tcW w:w="4501" w:type="dxa"/>
            <w:tcPrChange w:id="1054" w:author="Liu, Disheng" w:date="2022-03-26T23:05:00Z">
              <w:tcPr>
                <w:tcW w:w="2338" w:type="dxa"/>
              </w:tcPr>
            </w:tcPrChange>
          </w:tcPr>
          <w:p w14:paraId="7B550D5E" w14:textId="41D1B101" w:rsidR="003717CE" w:rsidRDefault="003717CE" w:rsidP="003717CE">
            <w:pPr>
              <w:rPr>
                <w:ins w:id="1055" w:author="Liu, Disheng" w:date="2022-03-26T23:00:00Z"/>
              </w:rPr>
            </w:pPr>
            <w:ins w:id="1056" w:author="Liu, Disheng" w:date="2022-03-26T23:03:00Z">
              <w:r w:rsidRPr="00142186">
                <w:rPr>
                  <w:color w:val="000000"/>
                  <w:sz w:val="21"/>
                  <w:szCs w:val="21"/>
                </w:rPr>
                <w:t>1.395738</w:t>
              </w:r>
            </w:ins>
            <w:ins w:id="1057" w:author="Liu, Disheng" w:date="2022-03-26T23:16:00Z">
              <w:r w:rsidR="00002DAF">
                <w:rPr>
                  <w:color w:val="000000"/>
                  <w:sz w:val="21"/>
                  <w:szCs w:val="21"/>
                </w:rPr>
                <w:t xml:space="preserve"> %</w:t>
              </w:r>
            </w:ins>
          </w:p>
        </w:tc>
      </w:tr>
      <w:tr w:rsidR="003717CE" w14:paraId="627588D4" w14:textId="77777777" w:rsidTr="003717CE">
        <w:trPr>
          <w:ins w:id="1058" w:author="Liu, Disheng" w:date="2022-03-26T23:00:00Z"/>
        </w:trPr>
        <w:tc>
          <w:tcPr>
            <w:tcW w:w="2337" w:type="dxa"/>
            <w:tcPrChange w:id="1059" w:author="Liu, Disheng" w:date="2022-03-26T23:05:00Z">
              <w:tcPr>
                <w:tcW w:w="2337" w:type="dxa"/>
              </w:tcPr>
            </w:tcPrChange>
          </w:tcPr>
          <w:p w14:paraId="6F1E7624" w14:textId="2C0097B9" w:rsidR="003717CE" w:rsidRDefault="003717CE" w:rsidP="003717CE">
            <w:pPr>
              <w:rPr>
                <w:ins w:id="1060" w:author="Liu, Disheng" w:date="2022-03-26T23:00:00Z"/>
              </w:rPr>
            </w:pPr>
            <w:ins w:id="1061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 xml:space="preserve">F41.9      </w:t>
              </w:r>
            </w:ins>
          </w:p>
        </w:tc>
        <w:tc>
          <w:tcPr>
            <w:tcW w:w="2337" w:type="dxa"/>
            <w:tcPrChange w:id="1062" w:author="Liu, Disheng" w:date="2022-03-26T23:05:00Z">
              <w:tcPr>
                <w:tcW w:w="2337" w:type="dxa"/>
              </w:tcPr>
            </w:tcPrChange>
          </w:tcPr>
          <w:p w14:paraId="7EA732A5" w14:textId="31A70990" w:rsidR="003717CE" w:rsidRDefault="003717CE" w:rsidP="003717CE">
            <w:pPr>
              <w:rPr>
                <w:ins w:id="1063" w:author="Liu, Disheng" w:date="2022-03-26T23:00:00Z"/>
              </w:rPr>
            </w:pPr>
            <w:ins w:id="1064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>23335</w:t>
              </w:r>
            </w:ins>
          </w:p>
        </w:tc>
        <w:tc>
          <w:tcPr>
            <w:tcW w:w="4501" w:type="dxa"/>
            <w:tcPrChange w:id="1065" w:author="Liu, Disheng" w:date="2022-03-26T23:05:00Z">
              <w:tcPr>
                <w:tcW w:w="2338" w:type="dxa"/>
              </w:tcPr>
            </w:tcPrChange>
          </w:tcPr>
          <w:p w14:paraId="6F4ECF9C" w14:textId="677528B3" w:rsidR="003717CE" w:rsidRDefault="003717CE" w:rsidP="003717CE">
            <w:pPr>
              <w:rPr>
                <w:ins w:id="1066" w:author="Liu, Disheng" w:date="2022-03-26T23:00:00Z"/>
              </w:rPr>
            </w:pPr>
            <w:ins w:id="1067" w:author="Liu, Disheng" w:date="2022-03-26T23:03:00Z">
              <w:r w:rsidRPr="00142186">
                <w:rPr>
                  <w:color w:val="000000"/>
                  <w:sz w:val="21"/>
                  <w:szCs w:val="21"/>
                </w:rPr>
                <w:t>1.277387</w:t>
              </w:r>
            </w:ins>
            <w:ins w:id="1068" w:author="Liu, Disheng" w:date="2022-03-26T23:16:00Z">
              <w:r w:rsidR="00002DAF">
                <w:rPr>
                  <w:color w:val="000000"/>
                  <w:sz w:val="21"/>
                  <w:szCs w:val="21"/>
                </w:rPr>
                <w:t xml:space="preserve"> %</w:t>
              </w:r>
            </w:ins>
          </w:p>
        </w:tc>
      </w:tr>
      <w:tr w:rsidR="003717CE" w14:paraId="40043D92" w14:textId="77777777" w:rsidTr="003717CE">
        <w:trPr>
          <w:ins w:id="1069" w:author="Liu, Disheng" w:date="2022-03-26T23:00:00Z"/>
        </w:trPr>
        <w:tc>
          <w:tcPr>
            <w:tcW w:w="2337" w:type="dxa"/>
            <w:tcPrChange w:id="1070" w:author="Liu, Disheng" w:date="2022-03-26T23:05:00Z">
              <w:tcPr>
                <w:tcW w:w="2337" w:type="dxa"/>
              </w:tcPr>
            </w:tcPrChange>
          </w:tcPr>
          <w:p w14:paraId="520F0A86" w14:textId="2DC95E8A" w:rsidR="003717CE" w:rsidRDefault="003717CE" w:rsidP="003717CE">
            <w:pPr>
              <w:rPr>
                <w:ins w:id="1071" w:author="Liu, Disheng" w:date="2022-03-26T23:00:00Z"/>
              </w:rPr>
            </w:pPr>
            <w:ins w:id="1072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 xml:space="preserve">F32.9      </w:t>
              </w:r>
            </w:ins>
          </w:p>
        </w:tc>
        <w:tc>
          <w:tcPr>
            <w:tcW w:w="2337" w:type="dxa"/>
            <w:tcPrChange w:id="1073" w:author="Liu, Disheng" w:date="2022-03-26T23:05:00Z">
              <w:tcPr>
                <w:tcW w:w="2337" w:type="dxa"/>
              </w:tcPr>
            </w:tcPrChange>
          </w:tcPr>
          <w:p w14:paraId="2613AAE5" w14:textId="04BF1576" w:rsidR="003717CE" w:rsidRDefault="003717CE" w:rsidP="003717CE">
            <w:pPr>
              <w:rPr>
                <w:ins w:id="1074" w:author="Liu, Disheng" w:date="2022-03-26T23:00:00Z"/>
              </w:rPr>
            </w:pPr>
            <w:ins w:id="1075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>21764</w:t>
              </w:r>
            </w:ins>
          </w:p>
        </w:tc>
        <w:tc>
          <w:tcPr>
            <w:tcW w:w="4501" w:type="dxa"/>
            <w:tcPrChange w:id="1076" w:author="Liu, Disheng" w:date="2022-03-26T23:05:00Z">
              <w:tcPr>
                <w:tcW w:w="2338" w:type="dxa"/>
              </w:tcPr>
            </w:tcPrChange>
          </w:tcPr>
          <w:p w14:paraId="5B8FE277" w14:textId="72BCFF9B" w:rsidR="003717CE" w:rsidRDefault="003717CE" w:rsidP="003717CE">
            <w:pPr>
              <w:rPr>
                <w:ins w:id="1077" w:author="Liu, Disheng" w:date="2022-03-26T23:00:00Z"/>
              </w:rPr>
            </w:pPr>
            <w:ins w:id="1078" w:author="Liu, Disheng" w:date="2022-03-26T23:03:00Z">
              <w:r w:rsidRPr="00142186">
                <w:rPr>
                  <w:color w:val="000000"/>
                  <w:sz w:val="21"/>
                  <w:szCs w:val="21"/>
                </w:rPr>
                <w:t>1.191389</w:t>
              </w:r>
            </w:ins>
            <w:ins w:id="1079" w:author="Liu, Disheng" w:date="2022-03-26T23:16:00Z">
              <w:r w:rsidR="00002DAF">
                <w:rPr>
                  <w:color w:val="000000"/>
                  <w:sz w:val="21"/>
                  <w:szCs w:val="21"/>
                </w:rPr>
                <w:t xml:space="preserve"> %</w:t>
              </w:r>
            </w:ins>
          </w:p>
        </w:tc>
      </w:tr>
      <w:tr w:rsidR="003717CE" w14:paraId="348CD7BF" w14:textId="77777777" w:rsidTr="003717CE">
        <w:trPr>
          <w:ins w:id="1080" w:author="Liu, Disheng" w:date="2022-03-26T23:00:00Z"/>
        </w:trPr>
        <w:tc>
          <w:tcPr>
            <w:tcW w:w="2337" w:type="dxa"/>
            <w:tcPrChange w:id="1081" w:author="Liu, Disheng" w:date="2022-03-26T23:05:00Z">
              <w:tcPr>
                <w:tcW w:w="2337" w:type="dxa"/>
              </w:tcPr>
            </w:tcPrChange>
          </w:tcPr>
          <w:p w14:paraId="534CF364" w14:textId="213C8ECE" w:rsidR="003717CE" w:rsidRDefault="003717CE" w:rsidP="003717CE">
            <w:pPr>
              <w:rPr>
                <w:ins w:id="1082" w:author="Liu, Disheng" w:date="2022-03-26T23:00:00Z"/>
              </w:rPr>
            </w:pPr>
            <w:ins w:id="1083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 xml:space="preserve">I25.10     </w:t>
              </w:r>
            </w:ins>
          </w:p>
        </w:tc>
        <w:tc>
          <w:tcPr>
            <w:tcW w:w="2337" w:type="dxa"/>
            <w:tcPrChange w:id="1084" w:author="Liu, Disheng" w:date="2022-03-26T23:05:00Z">
              <w:tcPr>
                <w:tcW w:w="2337" w:type="dxa"/>
              </w:tcPr>
            </w:tcPrChange>
          </w:tcPr>
          <w:p w14:paraId="4A2235AB" w14:textId="045D2773" w:rsidR="003717CE" w:rsidRDefault="003717CE" w:rsidP="003717CE">
            <w:pPr>
              <w:rPr>
                <w:ins w:id="1085" w:author="Liu, Disheng" w:date="2022-03-26T23:00:00Z"/>
              </w:rPr>
            </w:pPr>
            <w:ins w:id="1086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>20049</w:t>
              </w:r>
            </w:ins>
          </w:p>
        </w:tc>
        <w:tc>
          <w:tcPr>
            <w:tcW w:w="4501" w:type="dxa"/>
            <w:tcPrChange w:id="1087" w:author="Liu, Disheng" w:date="2022-03-26T23:05:00Z">
              <w:tcPr>
                <w:tcW w:w="2338" w:type="dxa"/>
              </w:tcPr>
            </w:tcPrChange>
          </w:tcPr>
          <w:p w14:paraId="1D71C201" w14:textId="330EF011" w:rsidR="003717CE" w:rsidRDefault="003717CE" w:rsidP="003717CE">
            <w:pPr>
              <w:rPr>
                <w:ins w:id="1088" w:author="Liu, Disheng" w:date="2022-03-26T23:00:00Z"/>
              </w:rPr>
            </w:pPr>
            <w:ins w:id="1089" w:author="Liu, Disheng" w:date="2022-03-26T23:03:00Z">
              <w:r w:rsidRPr="00142186">
                <w:rPr>
                  <w:color w:val="000000"/>
                  <w:sz w:val="21"/>
                  <w:szCs w:val="21"/>
                </w:rPr>
                <w:t>1.097507</w:t>
              </w:r>
            </w:ins>
            <w:ins w:id="1090" w:author="Liu, Disheng" w:date="2022-03-26T23:16:00Z">
              <w:r w:rsidR="00002DAF">
                <w:rPr>
                  <w:color w:val="000000"/>
                  <w:sz w:val="21"/>
                  <w:szCs w:val="21"/>
                </w:rPr>
                <w:t xml:space="preserve"> %</w:t>
              </w:r>
            </w:ins>
          </w:p>
        </w:tc>
      </w:tr>
      <w:tr w:rsidR="003717CE" w14:paraId="3EB39983" w14:textId="77777777" w:rsidTr="003717CE">
        <w:trPr>
          <w:ins w:id="1091" w:author="Liu, Disheng" w:date="2022-03-26T23:01:00Z"/>
        </w:trPr>
        <w:tc>
          <w:tcPr>
            <w:tcW w:w="2337" w:type="dxa"/>
            <w:tcPrChange w:id="1092" w:author="Liu, Disheng" w:date="2022-03-26T23:05:00Z">
              <w:tcPr>
                <w:tcW w:w="2337" w:type="dxa"/>
              </w:tcPr>
            </w:tcPrChange>
          </w:tcPr>
          <w:p w14:paraId="4D317BAE" w14:textId="2B3F30EE" w:rsidR="003717CE" w:rsidRDefault="003717CE" w:rsidP="003717CE">
            <w:pPr>
              <w:rPr>
                <w:ins w:id="1093" w:author="Liu, Disheng" w:date="2022-03-26T23:01:00Z"/>
              </w:rPr>
            </w:pPr>
            <w:ins w:id="1094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 xml:space="preserve">M19.90     </w:t>
              </w:r>
            </w:ins>
          </w:p>
        </w:tc>
        <w:tc>
          <w:tcPr>
            <w:tcW w:w="2337" w:type="dxa"/>
            <w:tcPrChange w:id="1095" w:author="Liu, Disheng" w:date="2022-03-26T23:05:00Z">
              <w:tcPr>
                <w:tcW w:w="2337" w:type="dxa"/>
              </w:tcPr>
            </w:tcPrChange>
          </w:tcPr>
          <w:p w14:paraId="7E62B167" w14:textId="7B1F8C7A" w:rsidR="003717CE" w:rsidRDefault="003717CE" w:rsidP="003717CE">
            <w:pPr>
              <w:rPr>
                <w:ins w:id="1096" w:author="Liu, Disheng" w:date="2022-03-26T23:01:00Z"/>
              </w:rPr>
            </w:pPr>
            <w:ins w:id="1097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>17377</w:t>
              </w:r>
            </w:ins>
          </w:p>
        </w:tc>
        <w:tc>
          <w:tcPr>
            <w:tcW w:w="4501" w:type="dxa"/>
            <w:tcPrChange w:id="1098" w:author="Liu, Disheng" w:date="2022-03-26T23:05:00Z">
              <w:tcPr>
                <w:tcW w:w="2338" w:type="dxa"/>
              </w:tcPr>
            </w:tcPrChange>
          </w:tcPr>
          <w:p w14:paraId="2B3CAB8A" w14:textId="677FFFF1" w:rsidR="003717CE" w:rsidRDefault="003717CE" w:rsidP="003717CE">
            <w:pPr>
              <w:rPr>
                <w:ins w:id="1099" w:author="Liu, Disheng" w:date="2022-03-26T23:01:00Z"/>
              </w:rPr>
            </w:pPr>
            <w:ins w:id="1100" w:author="Liu, Disheng" w:date="2022-03-26T23:03:00Z">
              <w:r w:rsidRPr="00142186">
                <w:rPr>
                  <w:color w:val="000000"/>
                  <w:sz w:val="21"/>
                  <w:szCs w:val="21"/>
                </w:rPr>
                <w:t>0.951239</w:t>
              </w:r>
            </w:ins>
            <w:ins w:id="1101" w:author="Liu, Disheng" w:date="2022-03-26T23:16:00Z">
              <w:r w:rsidR="00002DAF">
                <w:rPr>
                  <w:color w:val="000000"/>
                  <w:sz w:val="21"/>
                  <w:szCs w:val="21"/>
                </w:rPr>
                <w:t xml:space="preserve"> %</w:t>
              </w:r>
            </w:ins>
          </w:p>
        </w:tc>
      </w:tr>
      <w:tr w:rsidR="003717CE" w14:paraId="3A7BCA5B" w14:textId="77777777" w:rsidTr="003717CE">
        <w:trPr>
          <w:ins w:id="1102" w:author="Liu, Disheng" w:date="2022-03-26T23:01:00Z"/>
        </w:trPr>
        <w:tc>
          <w:tcPr>
            <w:tcW w:w="2337" w:type="dxa"/>
            <w:tcPrChange w:id="1103" w:author="Liu, Disheng" w:date="2022-03-26T23:05:00Z">
              <w:tcPr>
                <w:tcW w:w="2337" w:type="dxa"/>
              </w:tcPr>
            </w:tcPrChange>
          </w:tcPr>
          <w:p w14:paraId="22EFC1FE" w14:textId="3244E7DD" w:rsidR="003717CE" w:rsidRDefault="003717CE" w:rsidP="003717CE">
            <w:pPr>
              <w:rPr>
                <w:ins w:id="1104" w:author="Liu, Disheng" w:date="2022-03-26T23:01:00Z"/>
              </w:rPr>
            </w:pPr>
            <w:ins w:id="1105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lastRenderedPageBreak/>
                <w:t xml:space="preserve">N17.9      </w:t>
              </w:r>
            </w:ins>
          </w:p>
        </w:tc>
        <w:tc>
          <w:tcPr>
            <w:tcW w:w="2337" w:type="dxa"/>
            <w:tcPrChange w:id="1106" w:author="Liu, Disheng" w:date="2022-03-26T23:05:00Z">
              <w:tcPr>
                <w:tcW w:w="2337" w:type="dxa"/>
              </w:tcPr>
            </w:tcPrChange>
          </w:tcPr>
          <w:p w14:paraId="62F1F68D" w14:textId="187FD51E" w:rsidR="003717CE" w:rsidRDefault="003717CE" w:rsidP="003717CE">
            <w:pPr>
              <w:rPr>
                <w:ins w:id="1107" w:author="Liu, Disheng" w:date="2022-03-26T23:01:00Z"/>
              </w:rPr>
            </w:pPr>
            <w:ins w:id="1108" w:author="Liu, Disheng" w:date="2022-03-26T23:02:00Z">
              <w:r w:rsidRPr="00E833D5">
                <w:rPr>
                  <w:color w:val="000000"/>
                  <w:sz w:val="21"/>
                  <w:szCs w:val="21"/>
                </w:rPr>
                <w:t>16578</w:t>
              </w:r>
            </w:ins>
          </w:p>
        </w:tc>
        <w:tc>
          <w:tcPr>
            <w:tcW w:w="4501" w:type="dxa"/>
            <w:tcPrChange w:id="1109" w:author="Liu, Disheng" w:date="2022-03-26T23:05:00Z">
              <w:tcPr>
                <w:tcW w:w="2338" w:type="dxa"/>
              </w:tcPr>
            </w:tcPrChange>
          </w:tcPr>
          <w:p w14:paraId="778C71C9" w14:textId="46658813" w:rsidR="003717CE" w:rsidRDefault="003717CE" w:rsidP="003717CE">
            <w:pPr>
              <w:rPr>
                <w:ins w:id="1110" w:author="Liu, Disheng" w:date="2022-03-26T23:01:00Z"/>
              </w:rPr>
            </w:pPr>
            <w:ins w:id="1111" w:author="Liu, Disheng" w:date="2022-03-26T23:03:00Z">
              <w:r w:rsidRPr="00142186">
                <w:rPr>
                  <w:color w:val="000000"/>
                  <w:sz w:val="21"/>
                  <w:szCs w:val="21"/>
                </w:rPr>
                <w:t>0.907500</w:t>
              </w:r>
            </w:ins>
            <w:ins w:id="1112" w:author="Liu, Disheng" w:date="2022-03-26T23:16:00Z">
              <w:r w:rsidR="00002DAF">
                <w:rPr>
                  <w:color w:val="000000"/>
                  <w:sz w:val="21"/>
                  <w:szCs w:val="21"/>
                </w:rPr>
                <w:t xml:space="preserve"> %</w:t>
              </w:r>
            </w:ins>
          </w:p>
        </w:tc>
      </w:tr>
    </w:tbl>
    <w:p w14:paraId="2E085270" w14:textId="517ED92F" w:rsidR="003C7ACB" w:rsidRDefault="003C7ACB" w:rsidP="00FF7627">
      <w:pPr>
        <w:rPr>
          <w:ins w:id="1113" w:author="Liu, Disheng" w:date="2022-03-26T22:54:00Z"/>
        </w:rPr>
      </w:pPr>
    </w:p>
    <w:p w14:paraId="0AA2B3DA" w14:textId="57D1C6E9" w:rsidR="00002DAF" w:rsidRDefault="00002DAF" w:rsidP="00002DAF">
      <w:pPr>
        <w:rPr>
          <w:ins w:id="1114" w:author="Liu, Disheng" w:date="2022-03-26T23:20:00Z"/>
        </w:rPr>
      </w:pPr>
      <w:ins w:id="1115" w:author="Liu, Disheng" w:date="2022-03-26T23:09:00Z">
        <w:r>
          <w:rPr>
            <w:b/>
            <w:bCs/>
          </w:rPr>
          <w:t xml:space="preserve"> </w:t>
        </w:r>
      </w:ins>
      <w:ins w:id="1116" w:author="Liu, Disheng" w:date="2022-03-26T22:54:00Z">
        <w:r w:rsidR="00FF7627" w:rsidRPr="00002DAF">
          <w:rPr>
            <w:b/>
            <w:bCs/>
            <w:rPrChange w:id="1117" w:author="Liu, Disheng" w:date="2022-03-26T23:09:00Z">
              <w:rPr/>
            </w:rPrChange>
          </w:rPr>
          <w:t xml:space="preserve">For  </w:t>
        </w:r>
      </w:ins>
      <w:ins w:id="1118" w:author="Liu, Disheng" w:date="2022-03-26T22:55:00Z">
        <w:r w:rsidR="00FF7627" w:rsidRPr="00002DAF">
          <w:rPr>
            <w:b/>
            <w:bCs/>
            <w:rPrChange w:id="1119" w:author="Liu, Disheng" w:date="2022-03-26T23:09:00Z">
              <w:rPr/>
            </w:rPrChange>
          </w:rPr>
          <w:t>DIAGNOSIS_NAME</w:t>
        </w:r>
      </w:ins>
      <w:ins w:id="1120" w:author="Liu, Disheng" w:date="2022-03-26T22:54:00Z">
        <w:r w:rsidR="00FF7627">
          <w:t xml:space="preserve">: </w:t>
        </w:r>
      </w:ins>
      <w:ins w:id="1121" w:author="Liu, Disheng" w:date="2022-03-26T23:10:00Z">
        <w:r>
          <w:t xml:space="preserve">There are </w:t>
        </w:r>
      </w:ins>
      <w:ins w:id="1122" w:author="Liu, Disheng" w:date="2022-03-26T23:11:00Z">
        <w:r w:rsidRPr="00002DAF">
          <w:t>1806026</w:t>
        </w:r>
      </w:ins>
      <w:ins w:id="1123" w:author="Liu, Disheng" w:date="2022-03-26T23:10:00Z">
        <w:r w:rsidRPr="00002DAF">
          <w:t xml:space="preserve"> </w:t>
        </w:r>
        <w:r>
          <w:t xml:space="preserve">records and </w:t>
        </w:r>
      </w:ins>
      <w:ins w:id="1124" w:author="Liu, Disheng" w:date="2022-03-26T23:11:00Z">
        <w:r w:rsidRPr="00002DAF">
          <w:t>20750</w:t>
        </w:r>
      </w:ins>
      <w:ins w:id="1125" w:author="Liu, Disheng" w:date="2022-03-26T23:10:00Z">
        <w:r>
          <w:t xml:space="preserve"> </w:t>
        </w:r>
      </w:ins>
      <w:ins w:id="1126" w:author="Liu, Disheng" w:date="2022-03-26T23:11:00Z">
        <w:r>
          <w:t xml:space="preserve">missing </w:t>
        </w:r>
        <w:proofErr w:type="gramStart"/>
        <w:r>
          <w:t>value</w:t>
        </w:r>
      </w:ins>
      <w:proofErr w:type="gramEnd"/>
      <w:ins w:id="1127" w:author="Liu, Disheng" w:date="2022-03-26T23:20:00Z">
        <w:r w:rsidR="0077132F">
          <w:t xml:space="preserve"> </w:t>
        </w:r>
      </w:ins>
      <w:ins w:id="1128" w:author="Liu, Disheng" w:date="2022-03-26T23:11:00Z">
        <w:r>
          <w:t>.</w:t>
        </w:r>
      </w:ins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  <w:tblPrChange w:id="1129" w:author="Liu, Disheng" w:date="2022-03-26T23:21:00Z">
          <w:tblPr>
            <w:tblStyle w:val="TableGrid"/>
            <w:tblW w:w="0" w:type="auto"/>
            <w:tblInd w:w="720" w:type="dxa"/>
            <w:tblLook w:val="04A0" w:firstRow="1" w:lastRow="0" w:firstColumn="1" w:lastColumn="0" w:noHBand="0" w:noVBand="1"/>
          </w:tblPr>
        </w:tblPrChange>
      </w:tblPr>
      <w:tblGrid>
        <w:gridCol w:w="2836"/>
        <w:gridCol w:w="2900"/>
        <w:gridCol w:w="2894"/>
        <w:tblGridChange w:id="1130">
          <w:tblGrid>
            <w:gridCol w:w="2836"/>
            <w:gridCol w:w="2900"/>
            <w:gridCol w:w="2894"/>
          </w:tblGrid>
        </w:tblGridChange>
      </w:tblGrid>
      <w:tr w:rsidR="0077132F" w14:paraId="6206EAC4" w14:textId="77777777" w:rsidTr="0077132F">
        <w:trPr>
          <w:ins w:id="1131" w:author="Liu, Disheng" w:date="2022-03-26T23:20:00Z"/>
        </w:trPr>
        <w:tc>
          <w:tcPr>
            <w:tcW w:w="2836" w:type="dxa"/>
            <w:tcPrChange w:id="1132" w:author="Liu, Disheng" w:date="2022-03-26T23:21:00Z">
              <w:tcPr>
                <w:tcW w:w="3116" w:type="dxa"/>
              </w:tcPr>
            </w:tcPrChange>
          </w:tcPr>
          <w:p w14:paraId="2156BADB" w14:textId="77777777" w:rsidR="0077132F" w:rsidRDefault="0077132F" w:rsidP="002B555F">
            <w:pPr>
              <w:pStyle w:val="ListParagraph"/>
              <w:tabs>
                <w:tab w:val="left" w:pos="1881"/>
              </w:tabs>
              <w:ind w:left="0"/>
              <w:rPr>
                <w:ins w:id="1133" w:author="Liu, Disheng" w:date="2022-03-26T23:20:00Z"/>
              </w:rPr>
            </w:pPr>
            <w:ins w:id="1134" w:author="Liu, Disheng" w:date="2022-03-26T23:20:00Z">
              <w:r>
                <w:t>value</w:t>
              </w:r>
            </w:ins>
          </w:p>
        </w:tc>
        <w:tc>
          <w:tcPr>
            <w:tcW w:w="2900" w:type="dxa"/>
            <w:tcPrChange w:id="1135" w:author="Liu, Disheng" w:date="2022-03-26T23:21:00Z">
              <w:tcPr>
                <w:tcW w:w="3117" w:type="dxa"/>
              </w:tcPr>
            </w:tcPrChange>
          </w:tcPr>
          <w:p w14:paraId="174B3083" w14:textId="77777777" w:rsidR="0077132F" w:rsidRDefault="0077132F" w:rsidP="002B555F">
            <w:pPr>
              <w:pStyle w:val="ListParagraph"/>
              <w:ind w:left="0"/>
              <w:rPr>
                <w:ins w:id="1136" w:author="Liu, Disheng" w:date="2022-03-26T23:20:00Z"/>
              </w:rPr>
            </w:pPr>
            <w:ins w:id="1137" w:author="Liu, Disheng" w:date="2022-03-26T23:20:00Z">
              <w:r w:rsidRPr="00F539D4">
                <w:t>Occurrence</w:t>
              </w:r>
              <w:r>
                <w:t xml:space="preserve"> time</w:t>
              </w:r>
            </w:ins>
          </w:p>
        </w:tc>
        <w:tc>
          <w:tcPr>
            <w:tcW w:w="2894" w:type="dxa"/>
            <w:tcPrChange w:id="1138" w:author="Liu, Disheng" w:date="2022-03-26T23:21:00Z">
              <w:tcPr>
                <w:tcW w:w="3117" w:type="dxa"/>
              </w:tcPr>
            </w:tcPrChange>
          </w:tcPr>
          <w:p w14:paraId="3A90D9F9" w14:textId="62A1AD61" w:rsidR="0077132F" w:rsidRDefault="0077132F" w:rsidP="002B555F">
            <w:pPr>
              <w:pStyle w:val="ListParagraph"/>
              <w:ind w:left="0"/>
              <w:rPr>
                <w:ins w:id="1139" w:author="Liu, Disheng" w:date="2022-03-26T23:20:00Z"/>
              </w:rPr>
            </w:pPr>
            <w:ins w:id="1140" w:author="Liu, Disheng" w:date="2022-03-26T23:20:00Z">
              <w:r>
                <w:t>Proportion in all recodes</w:t>
              </w:r>
            </w:ins>
            <w:ins w:id="1141" w:author="Liu, Disheng" w:date="2022-03-26T23:21:00Z">
              <w:r>
                <w:t xml:space="preserve"> (%)</w:t>
              </w:r>
            </w:ins>
          </w:p>
        </w:tc>
      </w:tr>
      <w:tr w:rsidR="0077132F" w14:paraId="101BCCA5" w14:textId="77777777" w:rsidTr="0077132F">
        <w:trPr>
          <w:ins w:id="1142" w:author="Liu, Disheng" w:date="2022-03-26T23:20:00Z"/>
        </w:trPr>
        <w:tc>
          <w:tcPr>
            <w:tcW w:w="2836" w:type="dxa"/>
            <w:tcPrChange w:id="1143" w:author="Liu, Disheng" w:date="2022-03-26T23:21:00Z">
              <w:tcPr>
                <w:tcW w:w="3116" w:type="dxa"/>
              </w:tcPr>
            </w:tcPrChange>
          </w:tcPr>
          <w:p w14:paraId="3E693BB8" w14:textId="77777777" w:rsidR="0077132F" w:rsidRDefault="0077132F" w:rsidP="002B555F">
            <w:pPr>
              <w:pStyle w:val="ListParagraph"/>
              <w:ind w:left="0"/>
              <w:rPr>
                <w:ins w:id="1144" w:author="Liu, Disheng" w:date="2022-03-26T23:20:00Z"/>
              </w:rPr>
            </w:pPr>
            <w:proofErr w:type="spellStart"/>
            <w:ins w:id="1145" w:author="Liu, Disheng" w:date="2022-03-26T23:20:00Z">
              <w:r>
                <w:t>NaN</w:t>
              </w:r>
              <w:proofErr w:type="spellEnd"/>
            </w:ins>
          </w:p>
        </w:tc>
        <w:tc>
          <w:tcPr>
            <w:tcW w:w="2900" w:type="dxa"/>
            <w:tcPrChange w:id="1146" w:author="Liu, Disheng" w:date="2022-03-26T23:21:00Z">
              <w:tcPr>
                <w:tcW w:w="3117" w:type="dxa"/>
              </w:tcPr>
            </w:tcPrChange>
          </w:tcPr>
          <w:p w14:paraId="6624C581" w14:textId="59BA6401" w:rsidR="0077132F" w:rsidRDefault="0077132F" w:rsidP="002B555F">
            <w:pPr>
              <w:pStyle w:val="ListParagraph"/>
              <w:ind w:left="0"/>
              <w:rPr>
                <w:ins w:id="1147" w:author="Liu, Disheng" w:date="2022-03-26T23:20:00Z"/>
              </w:rPr>
            </w:pPr>
            <w:ins w:id="1148" w:author="Liu, Disheng" w:date="2022-03-26T23:21:00Z">
              <w:r w:rsidRPr="0077132F">
                <w:t>20750</w:t>
              </w:r>
            </w:ins>
          </w:p>
        </w:tc>
        <w:tc>
          <w:tcPr>
            <w:tcW w:w="2894" w:type="dxa"/>
            <w:tcPrChange w:id="1149" w:author="Liu, Disheng" w:date="2022-03-26T23:21:00Z">
              <w:tcPr>
                <w:tcW w:w="3117" w:type="dxa"/>
              </w:tcPr>
            </w:tcPrChange>
          </w:tcPr>
          <w:p w14:paraId="2BB9C087" w14:textId="0EDC7F5E" w:rsidR="0077132F" w:rsidRDefault="0077132F" w:rsidP="002B555F">
            <w:pPr>
              <w:pStyle w:val="ListParagraph"/>
              <w:ind w:left="0"/>
              <w:rPr>
                <w:ins w:id="1150" w:author="Liu, Disheng" w:date="2022-03-26T23:20:00Z"/>
              </w:rPr>
            </w:pPr>
            <w:ins w:id="1151" w:author="Liu, Disheng" w:date="2022-03-26T23:21:00Z">
              <w:r w:rsidRPr="0077132F">
                <w:t>1.1358809180764362</w:t>
              </w:r>
            </w:ins>
          </w:p>
        </w:tc>
      </w:tr>
    </w:tbl>
    <w:p w14:paraId="25C8AB38" w14:textId="77777777" w:rsidR="0077132F" w:rsidRDefault="0077132F" w:rsidP="00002DAF">
      <w:pPr>
        <w:rPr>
          <w:ins w:id="1152" w:author="Liu, Disheng" w:date="2022-03-26T23:11:00Z"/>
        </w:rPr>
      </w:pPr>
    </w:p>
    <w:tbl>
      <w:tblPr>
        <w:tblStyle w:val="TableGrid"/>
        <w:tblpPr w:leftFromText="180" w:rightFromText="180" w:vertAnchor="text" w:horzAnchor="margin" w:tblpY="324"/>
        <w:tblW w:w="0" w:type="auto"/>
        <w:tblLook w:val="04A0" w:firstRow="1" w:lastRow="0" w:firstColumn="1" w:lastColumn="0" w:noHBand="0" w:noVBand="1"/>
      </w:tblPr>
      <w:tblGrid>
        <w:gridCol w:w="4225"/>
        <w:gridCol w:w="1800"/>
        <w:gridCol w:w="3150"/>
      </w:tblGrid>
      <w:tr w:rsidR="00002DAF" w14:paraId="223FEF51" w14:textId="77777777" w:rsidTr="00002DAF">
        <w:trPr>
          <w:ins w:id="1153" w:author="Liu, Disheng" w:date="2022-03-26T23:17:00Z"/>
        </w:trPr>
        <w:tc>
          <w:tcPr>
            <w:tcW w:w="4225" w:type="dxa"/>
          </w:tcPr>
          <w:p w14:paraId="4C6A8F5C" w14:textId="77777777" w:rsidR="00002DAF" w:rsidRDefault="00002DAF" w:rsidP="00002DAF">
            <w:pPr>
              <w:rPr>
                <w:ins w:id="1154" w:author="Liu, Disheng" w:date="2022-03-26T23:17:00Z"/>
              </w:rPr>
            </w:pPr>
            <w:ins w:id="1155" w:author="Liu, Disheng" w:date="2022-03-26T23:17:00Z">
              <w:r w:rsidRPr="002B555F">
                <w:rPr>
                  <w:b/>
                  <w:bCs/>
                </w:rPr>
                <w:t>DIAGNOSIS_NAME</w:t>
              </w:r>
              <w:r>
                <w:t xml:space="preserve"> (TOP 10)</w:t>
              </w:r>
            </w:ins>
          </w:p>
        </w:tc>
        <w:tc>
          <w:tcPr>
            <w:tcW w:w="1800" w:type="dxa"/>
          </w:tcPr>
          <w:p w14:paraId="2F0AA207" w14:textId="77777777" w:rsidR="00002DAF" w:rsidRDefault="00002DAF" w:rsidP="00002DAF">
            <w:pPr>
              <w:rPr>
                <w:ins w:id="1156" w:author="Liu, Disheng" w:date="2022-03-26T23:17:00Z"/>
              </w:rPr>
            </w:pPr>
            <w:ins w:id="1157" w:author="Liu, Disheng" w:date="2022-03-26T23:17:00Z">
              <w:r w:rsidRPr="002B555F">
                <w:t>Occurrence time</w:t>
              </w:r>
            </w:ins>
          </w:p>
        </w:tc>
        <w:tc>
          <w:tcPr>
            <w:tcW w:w="3150" w:type="dxa"/>
          </w:tcPr>
          <w:p w14:paraId="45F6A5B5" w14:textId="284424C0" w:rsidR="00002DAF" w:rsidRDefault="00002DAF" w:rsidP="00002DAF">
            <w:pPr>
              <w:rPr>
                <w:ins w:id="1158" w:author="Liu, Disheng" w:date="2022-03-26T23:17:00Z"/>
              </w:rPr>
            </w:pPr>
            <w:ins w:id="1159" w:author="Liu, Disheng" w:date="2022-03-26T23:17:00Z">
              <w:r w:rsidRPr="00002DAF">
                <w:t xml:space="preserve">percentage </w:t>
              </w:r>
              <w:r w:rsidRPr="002B555F">
                <w:t xml:space="preserve"> (among </w:t>
              </w:r>
              <w:proofErr w:type="gramStart"/>
              <w:r w:rsidRPr="002B555F">
                <w:t>all of</w:t>
              </w:r>
              <w:proofErr w:type="gramEnd"/>
              <w:r w:rsidRPr="002B555F">
                <w:t xml:space="preserve"> non-</w:t>
              </w:r>
              <w:proofErr w:type="spellStart"/>
              <w:r w:rsidRPr="002B555F">
                <w:t>NaN</w:t>
              </w:r>
              <w:proofErr w:type="spellEnd"/>
              <w:r w:rsidRPr="002B555F">
                <w:t xml:space="preserve"> values)</w:t>
              </w:r>
              <w:r>
                <w:t xml:space="preserve">.  (% ) </w:t>
              </w:r>
            </w:ins>
          </w:p>
        </w:tc>
      </w:tr>
      <w:tr w:rsidR="00002DAF" w14:paraId="4E7AFD0A" w14:textId="77777777" w:rsidTr="00002DAF">
        <w:trPr>
          <w:ins w:id="1160" w:author="Liu, Disheng" w:date="2022-03-26T23:17:00Z"/>
        </w:trPr>
        <w:tc>
          <w:tcPr>
            <w:tcW w:w="4225" w:type="dxa"/>
          </w:tcPr>
          <w:p w14:paraId="09CCB2BF" w14:textId="77777777" w:rsidR="00002DAF" w:rsidRDefault="00002DAF" w:rsidP="00002DAF">
            <w:pPr>
              <w:rPr>
                <w:ins w:id="1161" w:author="Liu, Disheng" w:date="2022-03-26T23:17:00Z"/>
              </w:rPr>
            </w:pPr>
            <w:ins w:id="1162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 xml:space="preserve">Essential (primary) hypertension                                                   </w:t>
              </w:r>
            </w:ins>
          </w:p>
        </w:tc>
        <w:tc>
          <w:tcPr>
            <w:tcW w:w="1800" w:type="dxa"/>
          </w:tcPr>
          <w:p w14:paraId="0CF20555" w14:textId="77777777" w:rsidR="00002DAF" w:rsidRDefault="00002DAF" w:rsidP="00002DAF">
            <w:pPr>
              <w:rPr>
                <w:ins w:id="1163" w:author="Liu, Disheng" w:date="2022-03-26T23:17:00Z"/>
              </w:rPr>
            </w:pPr>
            <w:ins w:id="1164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>38051</w:t>
              </w:r>
            </w:ins>
          </w:p>
        </w:tc>
        <w:tc>
          <w:tcPr>
            <w:tcW w:w="3150" w:type="dxa"/>
          </w:tcPr>
          <w:p w14:paraId="3BC34D58" w14:textId="7C7A8839" w:rsidR="00002DAF" w:rsidRDefault="00002DAF" w:rsidP="00002DAF">
            <w:pPr>
              <w:rPr>
                <w:ins w:id="1165" w:author="Liu, Disheng" w:date="2022-03-26T23:17:00Z"/>
              </w:rPr>
            </w:pPr>
            <w:ins w:id="1166" w:author="Liu, Disheng" w:date="2022-03-26T23:17:00Z">
              <w:r w:rsidRPr="004B372C">
                <w:rPr>
                  <w:color w:val="000000"/>
                  <w:sz w:val="21"/>
                  <w:szCs w:val="21"/>
                </w:rPr>
                <w:t>2.106891</w:t>
              </w:r>
              <w:r>
                <w:rPr>
                  <w:color w:val="000000"/>
                  <w:sz w:val="21"/>
                  <w:szCs w:val="21"/>
                </w:rPr>
                <w:t xml:space="preserve"> </w:t>
              </w:r>
            </w:ins>
          </w:p>
        </w:tc>
      </w:tr>
      <w:tr w:rsidR="00002DAF" w14:paraId="5BE21B48" w14:textId="77777777" w:rsidTr="00002DAF">
        <w:trPr>
          <w:ins w:id="1167" w:author="Liu, Disheng" w:date="2022-03-26T23:17:00Z"/>
        </w:trPr>
        <w:tc>
          <w:tcPr>
            <w:tcW w:w="4225" w:type="dxa"/>
          </w:tcPr>
          <w:p w14:paraId="5F4A3AD4" w14:textId="77777777" w:rsidR="00002DAF" w:rsidRDefault="00002DAF" w:rsidP="00002DAF">
            <w:pPr>
              <w:rPr>
                <w:ins w:id="1168" w:author="Liu, Disheng" w:date="2022-03-26T23:17:00Z"/>
              </w:rPr>
            </w:pPr>
            <w:ins w:id="1169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 xml:space="preserve">Gastro-esophageal reflux disease without esophagitis                               </w:t>
              </w:r>
            </w:ins>
          </w:p>
        </w:tc>
        <w:tc>
          <w:tcPr>
            <w:tcW w:w="1800" w:type="dxa"/>
          </w:tcPr>
          <w:p w14:paraId="3DBFBAD2" w14:textId="77777777" w:rsidR="00002DAF" w:rsidRDefault="00002DAF" w:rsidP="00002DAF">
            <w:pPr>
              <w:rPr>
                <w:ins w:id="1170" w:author="Liu, Disheng" w:date="2022-03-26T23:17:00Z"/>
              </w:rPr>
            </w:pPr>
            <w:ins w:id="1171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>34811</w:t>
              </w:r>
            </w:ins>
          </w:p>
        </w:tc>
        <w:tc>
          <w:tcPr>
            <w:tcW w:w="3150" w:type="dxa"/>
          </w:tcPr>
          <w:p w14:paraId="7F6EE207" w14:textId="77777777" w:rsidR="00002DAF" w:rsidRDefault="00002DAF" w:rsidP="00002DAF">
            <w:pPr>
              <w:rPr>
                <w:ins w:id="1172" w:author="Liu, Disheng" w:date="2022-03-26T23:17:00Z"/>
              </w:rPr>
            </w:pPr>
            <w:ins w:id="1173" w:author="Liu, Disheng" w:date="2022-03-26T23:17:00Z">
              <w:r w:rsidRPr="004B372C">
                <w:rPr>
                  <w:color w:val="000000"/>
                  <w:sz w:val="21"/>
                  <w:szCs w:val="21"/>
                </w:rPr>
                <w:t>1.927492</w:t>
              </w:r>
            </w:ins>
          </w:p>
        </w:tc>
      </w:tr>
      <w:tr w:rsidR="00002DAF" w14:paraId="5164B294" w14:textId="77777777" w:rsidTr="00002DAF">
        <w:trPr>
          <w:ins w:id="1174" w:author="Liu, Disheng" w:date="2022-03-26T23:17:00Z"/>
        </w:trPr>
        <w:tc>
          <w:tcPr>
            <w:tcW w:w="4225" w:type="dxa"/>
          </w:tcPr>
          <w:p w14:paraId="0C3D7300" w14:textId="77777777" w:rsidR="00002DAF" w:rsidRDefault="00002DAF" w:rsidP="00002DAF">
            <w:pPr>
              <w:rPr>
                <w:ins w:id="1175" w:author="Liu, Disheng" w:date="2022-03-26T23:17:00Z"/>
              </w:rPr>
            </w:pPr>
            <w:ins w:id="1176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 xml:space="preserve">Hyperlipidemia, unspecified                                                        </w:t>
              </w:r>
            </w:ins>
          </w:p>
        </w:tc>
        <w:tc>
          <w:tcPr>
            <w:tcW w:w="1800" w:type="dxa"/>
          </w:tcPr>
          <w:p w14:paraId="2C71724F" w14:textId="77777777" w:rsidR="00002DAF" w:rsidRDefault="00002DAF" w:rsidP="00002DAF">
            <w:pPr>
              <w:rPr>
                <w:ins w:id="1177" w:author="Liu, Disheng" w:date="2022-03-26T23:17:00Z"/>
              </w:rPr>
            </w:pPr>
            <w:ins w:id="1178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>27938</w:t>
              </w:r>
            </w:ins>
          </w:p>
        </w:tc>
        <w:tc>
          <w:tcPr>
            <w:tcW w:w="3150" w:type="dxa"/>
          </w:tcPr>
          <w:p w14:paraId="173B1A17" w14:textId="77777777" w:rsidR="00002DAF" w:rsidRDefault="00002DAF" w:rsidP="00002DAF">
            <w:pPr>
              <w:rPr>
                <w:ins w:id="1179" w:author="Liu, Disheng" w:date="2022-03-26T23:17:00Z"/>
              </w:rPr>
            </w:pPr>
            <w:ins w:id="1180" w:author="Liu, Disheng" w:date="2022-03-26T23:17:00Z">
              <w:r w:rsidRPr="004B372C">
                <w:rPr>
                  <w:color w:val="000000"/>
                  <w:sz w:val="21"/>
                  <w:szCs w:val="21"/>
                </w:rPr>
                <w:t>1.546932</w:t>
              </w:r>
            </w:ins>
          </w:p>
        </w:tc>
      </w:tr>
      <w:tr w:rsidR="00002DAF" w14:paraId="27F74D53" w14:textId="77777777" w:rsidTr="00002DAF">
        <w:trPr>
          <w:ins w:id="1181" w:author="Liu, Disheng" w:date="2022-03-26T23:17:00Z"/>
        </w:trPr>
        <w:tc>
          <w:tcPr>
            <w:tcW w:w="4225" w:type="dxa"/>
          </w:tcPr>
          <w:p w14:paraId="1F23C9E2" w14:textId="77777777" w:rsidR="00002DAF" w:rsidRDefault="00002DAF" w:rsidP="00002DAF">
            <w:pPr>
              <w:rPr>
                <w:ins w:id="1182" w:author="Liu, Disheng" w:date="2022-03-26T23:17:00Z"/>
              </w:rPr>
            </w:pPr>
            <w:ins w:id="1183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 xml:space="preserve">Personal history of nicotine dependence                                            </w:t>
              </w:r>
            </w:ins>
          </w:p>
        </w:tc>
        <w:tc>
          <w:tcPr>
            <w:tcW w:w="1800" w:type="dxa"/>
          </w:tcPr>
          <w:p w14:paraId="3B04AF14" w14:textId="77777777" w:rsidR="00002DAF" w:rsidRDefault="00002DAF" w:rsidP="00002DAF">
            <w:pPr>
              <w:rPr>
                <w:ins w:id="1184" w:author="Liu, Disheng" w:date="2022-03-26T23:17:00Z"/>
              </w:rPr>
            </w:pPr>
            <w:ins w:id="1185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>26436</w:t>
              </w:r>
            </w:ins>
          </w:p>
        </w:tc>
        <w:tc>
          <w:tcPr>
            <w:tcW w:w="3150" w:type="dxa"/>
          </w:tcPr>
          <w:p w14:paraId="3DBD7326" w14:textId="77777777" w:rsidR="00002DAF" w:rsidRDefault="00002DAF" w:rsidP="00002DAF">
            <w:pPr>
              <w:rPr>
                <w:ins w:id="1186" w:author="Liu, Disheng" w:date="2022-03-26T23:17:00Z"/>
              </w:rPr>
            </w:pPr>
            <w:ins w:id="1187" w:author="Liu, Disheng" w:date="2022-03-26T23:17:00Z">
              <w:r w:rsidRPr="004B372C">
                <w:rPr>
                  <w:color w:val="000000"/>
                  <w:sz w:val="21"/>
                  <w:szCs w:val="21"/>
                </w:rPr>
                <w:t>1.463766</w:t>
              </w:r>
            </w:ins>
          </w:p>
        </w:tc>
      </w:tr>
      <w:tr w:rsidR="00002DAF" w14:paraId="0C036F36" w14:textId="77777777" w:rsidTr="00002DAF">
        <w:trPr>
          <w:ins w:id="1188" w:author="Liu, Disheng" w:date="2022-03-26T23:17:00Z"/>
        </w:trPr>
        <w:tc>
          <w:tcPr>
            <w:tcW w:w="4225" w:type="dxa"/>
          </w:tcPr>
          <w:p w14:paraId="555E3ECB" w14:textId="77777777" w:rsidR="00002DAF" w:rsidRDefault="00002DAF" w:rsidP="00002DAF">
            <w:pPr>
              <w:rPr>
                <w:ins w:id="1189" w:author="Liu, Disheng" w:date="2022-03-26T23:17:00Z"/>
              </w:rPr>
            </w:pPr>
            <w:ins w:id="1190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 xml:space="preserve">Long term (current) use of aspirin                                                 </w:t>
              </w:r>
            </w:ins>
          </w:p>
        </w:tc>
        <w:tc>
          <w:tcPr>
            <w:tcW w:w="1800" w:type="dxa"/>
          </w:tcPr>
          <w:p w14:paraId="1B9BE331" w14:textId="77777777" w:rsidR="00002DAF" w:rsidRDefault="00002DAF" w:rsidP="00002DAF">
            <w:pPr>
              <w:rPr>
                <w:ins w:id="1191" w:author="Liu, Disheng" w:date="2022-03-26T23:17:00Z"/>
              </w:rPr>
            </w:pPr>
            <w:ins w:id="1192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>25497</w:t>
              </w:r>
            </w:ins>
          </w:p>
        </w:tc>
        <w:tc>
          <w:tcPr>
            <w:tcW w:w="3150" w:type="dxa"/>
          </w:tcPr>
          <w:p w14:paraId="4667826D" w14:textId="77777777" w:rsidR="00002DAF" w:rsidRDefault="00002DAF" w:rsidP="00002DAF">
            <w:pPr>
              <w:rPr>
                <w:ins w:id="1193" w:author="Liu, Disheng" w:date="2022-03-26T23:17:00Z"/>
              </w:rPr>
            </w:pPr>
            <w:ins w:id="1194" w:author="Liu, Disheng" w:date="2022-03-26T23:17:00Z">
              <w:r w:rsidRPr="004B372C">
                <w:rPr>
                  <w:color w:val="000000"/>
                  <w:sz w:val="21"/>
                  <w:szCs w:val="21"/>
                </w:rPr>
                <w:t>1.411774</w:t>
              </w:r>
            </w:ins>
          </w:p>
        </w:tc>
      </w:tr>
      <w:tr w:rsidR="00002DAF" w14:paraId="32EFFA4A" w14:textId="77777777" w:rsidTr="00002DAF">
        <w:trPr>
          <w:ins w:id="1195" w:author="Liu, Disheng" w:date="2022-03-26T23:17:00Z"/>
        </w:trPr>
        <w:tc>
          <w:tcPr>
            <w:tcW w:w="4225" w:type="dxa"/>
          </w:tcPr>
          <w:p w14:paraId="7ACE1566" w14:textId="77777777" w:rsidR="00002DAF" w:rsidRDefault="00002DAF" w:rsidP="00002DAF">
            <w:pPr>
              <w:rPr>
                <w:ins w:id="1196" w:author="Liu, Disheng" w:date="2022-03-26T23:17:00Z"/>
              </w:rPr>
            </w:pPr>
            <w:ins w:id="1197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 xml:space="preserve">Anxiety disorder, unspecified                                                      </w:t>
              </w:r>
            </w:ins>
          </w:p>
        </w:tc>
        <w:tc>
          <w:tcPr>
            <w:tcW w:w="1800" w:type="dxa"/>
          </w:tcPr>
          <w:p w14:paraId="4F17DF64" w14:textId="77777777" w:rsidR="00002DAF" w:rsidRDefault="00002DAF" w:rsidP="00002DAF">
            <w:pPr>
              <w:rPr>
                <w:ins w:id="1198" w:author="Liu, Disheng" w:date="2022-03-26T23:17:00Z"/>
              </w:rPr>
            </w:pPr>
            <w:ins w:id="1199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>23335</w:t>
              </w:r>
            </w:ins>
          </w:p>
        </w:tc>
        <w:tc>
          <w:tcPr>
            <w:tcW w:w="3150" w:type="dxa"/>
          </w:tcPr>
          <w:p w14:paraId="61E1EA8C" w14:textId="77777777" w:rsidR="00002DAF" w:rsidRDefault="00002DAF" w:rsidP="00002DAF">
            <w:pPr>
              <w:rPr>
                <w:ins w:id="1200" w:author="Liu, Disheng" w:date="2022-03-26T23:17:00Z"/>
              </w:rPr>
            </w:pPr>
            <w:ins w:id="1201" w:author="Liu, Disheng" w:date="2022-03-26T23:17:00Z">
              <w:r w:rsidRPr="004B372C">
                <w:rPr>
                  <w:color w:val="000000"/>
                  <w:sz w:val="21"/>
                  <w:szCs w:val="21"/>
                </w:rPr>
                <w:t>1.292063</w:t>
              </w:r>
            </w:ins>
          </w:p>
        </w:tc>
      </w:tr>
      <w:tr w:rsidR="00002DAF" w14:paraId="79D4381B" w14:textId="77777777" w:rsidTr="00002DAF">
        <w:trPr>
          <w:ins w:id="1202" w:author="Liu, Disheng" w:date="2022-03-26T23:17:00Z"/>
        </w:trPr>
        <w:tc>
          <w:tcPr>
            <w:tcW w:w="4225" w:type="dxa"/>
          </w:tcPr>
          <w:p w14:paraId="3B61C545" w14:textId="77777777" w:rsidR="00002DAF" w:rsidRDefault="00002DAF" w:rsidP="00002DAF">
            <w:pPr>
              <w:rPr>
                <w:ins w:id="1203" w:author="Liu, Disheng" w:date="2022-03-26T23:17:00Z"/>
              </w:rPr>
            </w:pPr>
            <w:ins w:id="1204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>Major depressive disorder, single episode, unspecified</w:t>
              </w:r>
            </w:ins>
          </w:p>
        </w:tc>
        <w:tc>
          <w:tcPr>
            <w:tcW w:w="1800" w:type="dxa"/>
          </w:tcPr>
          <w:p w14:paraId="30D9C07C" w14:textId="77777777" w:rsidR="00002DAF" w:rsidRDefault="00002DAF" w:rsidP="00002DAF">
            <w:pPr>
              <w:rPr>
                <w:ins w:id="1205" w:author="Liu, Disheng" w:date="2022-03-26T23:17:00Z"/>
              </w:rPr>
            </w:pPr>
            <w:ins w:id="1206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>21764</w:t>
              </w:r>
            </w:ins>
          </w:p>
        </w:tc>
        <w:tc>
          <w:tcPr>
            <w:tcW w:w="3150" w:type="dxa"/>
          </w:tcPr>
          <w:p w14:paraId="2CBA1569" w14:textId="77777777" w:rsidR="00002DAF" w:rsidRDefault="00002DAF" w:rsidP="00002DAF">
            <w:pPr>
              <w:rPr>
                <w:ins w:id="1207" w:author="Liu, Disheng" w:date="2022-03-26T23:17:00Z"/>
              </w:rPr>
            </w:pPr>
            <w:ins w:id="1208" w:author="Liu, Disheng" w:date="2022-03-26T23:17:00Z">
              <w:r w:rsidRPr="004B372C">
                <w:rPr>
                  <w:color w:val="000000"/>
                  <w:sz w:val="21"/>
                  <w:szCs w:val="21"/>
                </w:rPr>
                <w:t>1.205077</w:t>
              </w:r>
            </w:ins>
          </w:p>
        </w:tc>
      </w:tr>
      <w:tr w:rsidR="00002DAF" w14:paraId="47E79EDC" w14:textId="77777777" w:rsidTr="00002DAF">
        <w:trPr>
          <w:ins w:id="1209" w:author="Liu, Disheng" w:date="2022-03-26T23:17:00Z"/>
        </w:trPr>
        <w:tc>
          <w:tcPr>
            <w:tcW w:w="4225" w:type="dxa"/>
          </w:tcPr>
          <w:p w14:paraId="5D795147" w14:textId="77777777" w:rsidR="00002DAF" w:rsidRDefault="00002DAF" w:rsidP="00002DAF">
            <w:pPr>
              <w:rPr>
                <w:ins w:id="1210" w:author="Liu, Disheng" w:date="2022-03-26T23:17:00Z"/>
              </w:rPr>
            </w:pPr>
            <w:ins w:id="1211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 xml:space="preserve">Atherosclerotic heart disease of native coronary artery without angina pectoris    </w:t>
              </w:r>
            </w:ins>
          </w:p>
        </w:tc>
        <w:tc>
          <w:tcPr>
            <w:tcW w:w="1800" w:type="dxa"/>
          </w:tcPr>
          <w:p w14:paraId="122FF92C" w14:textId="77777777" w:rsidR="00002DAF" w:rsidRDefault="00002DAF" w:rsidP="00002DAF">
            <w:pPr>
              <w:rPr>
                <w:ins w:id="1212" w:author="Liu, Disheng" w:date="2022-03-26T23:17:00Z"/>
              </w:rPr>
            </w:pPr>
            <w:ins w:id="1213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>20049</w:t>
              </w:r>
            </w:ins>
          </w:p>
        </w:tc>
        <w:tc>
          <w:tcPr>
            <w:tcW w:w="3150" w:type="dxa"/>
          </w:tcPr>
          <w:p w14:paraId="5576C16F" w14:textId="77777777" w:rsidR="00002DAF" w:rsidRDefault="00002DAF" w:rsidP="00002DAF">
            <w:pPr>
              <w:rPr>
                <w:ins w:id="1214" w:author="Liu, Disheng" w:date="2022-03-26T23:17:00Z"/>
              </w:rPr>
            </w:pPr>
            <w:ins w:id="1215" w:author="Liu, Disheng" w:date="2022-03-26T23:17:00Z">
              <w:r w:rsidRPr="004B372C">
                <w:rPr>
                  <w:color w:val="000000"/>
                  <w:sz w:val="21"/>
                  <w:szCs w:val="21"/>
                </w:rPr>
                <w:t>1.110117</w:t>
              </w:r>
            </w:ins>
          </w:p>
        </w:tc>
      </w:tr>
      <w:tr w:rsidR="00002DAF" w14:paraId="25083008" w14:textId="77777777" w:rsidTr="00002DAF">
        <w:trPr>
          <w:ins w:id="1216" w:author="Liu, Disheng" w:date="2022-03-26T23:17:00Z"/>
        </w:trPr>
        <w:tc>
          <w:tcPr>
            <w:tcW w:w="4225" w:type="dxa"/>
          </w:tcPr>
          <w:p w14:paraId="1BC6281A" w14:textId="77777777" w:rsidR="00002DAF" w:rsidRDefault="00002DAF" w:rsidP="00002DAF">
            <w:pPr>
              <w:rPr>
                <w:ins w:id="1217" w:author="Liu, Disheng" w:date="2022-03-26T23:17:00Z"/>
              </w:rPr>
            </w:pPr>
            <w:ins w:id="1218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 xml:space="preserve">Fever, unspecified                                                                 </w:t>
              </w:r>
            </w:ins>
          </w:p>
        </w:tc>
        <w:tc>
          <w:tcPr>
            <w:tcW w:w="1800" w:type="dxa"/>
          </w:tcPr>
          <w:p w14:paraId="1BFD408B" w14:textId="77777777" w:rsidR="00002DAF" w:rsidRDefault="00002DAF" w:rsidP="00002DAF">
            <w:pPr>
              <w:rPr>
                <w:ins w:id="1219" w:author="Liu, Disheng" w:date="2022-03-26T23:17:00Z"/>
              </w:rPr>
            </w:pPr>
            <w:ins w:id="1220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>17718</w:t>
              </w:r>
            </w:ins>
          </w:p>
        </w:tc>
        <w:tc>
          <w:tcPr>
            <w:tcW w:w="3150" w:type="dxa"/>
          </w:tcPr>
          <w:p w14:paraId="5DA1D8D4" w14:textId="77777777" w:rsidR="00002DAF" w:rsidRDefault="00002DAF" w:rsidP="00002DAF">
            <w:pPr>
              <w:rPr>
                <w:ins w:id="1221" w:author="Liu, Disheng" w:date="2022-03-26T23:17:00Z"/>
              </w:rPr>
            </w:pPr>
            <w:ins w:id="1222" w:author="Liu, Disheng" w:date="2022-03-26T23:17:00Z">
              <w:r w:rsidRPr="004B372C">
                <w:rPr>
                  <w:color w:val="000000"/>
                  <w:sz w:val="21"/>
                  <w:szCs w:val="21"/>
                </w:rPr>
                <w:t>0.981049</w:t>
              </w:r>
            </w:ins>
          </w:p>
        </w:tc>
      </w:tr>
      <w:tr w:rsidR="00002DAF" w14:paraId="211BC07A" w14:textId="77777777" w:rsidTr="00002DAF">
        <w:trPr>
          <w:ins w:id="1223" w:author="Liu, Disheng" w:date="2022-03-26T23:17:00Z"/>
        </w:trPr>
        <w:tc>
          <w:tcPr>
            <w:tcW w:w="4225" w:type="dxa"/>
          </w:tcPr>
          <w:p w14:paraId="462775C7" w14:textId="77777777" w:rsidR="00002DAF" w:rsidRDefault="00002DAF" w:rsidP="00002DAF">
            <w:pPr>
              <w:rPr>
                <w:ins w:id="1224" w:author="Liu, Disheng" w:date="2022-03-26T23:17:00Z"/>
              </w:rPr>
            </w:pPr>
            <w:ins w:id="1225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 xml:space="preserve">Acute kidney failure, unspecified                                                  </w:t>
              </w:r>
            </w:ins>
          </w:p>
        </w:tc>
        <w:tc>
          <w:tcPr>
            <w:tcW w:w="1800" w:type="dxa"/>
          </w:tcPr>
          <w:p w14:paraId="72DE2915" w14:textId="77777777" w:rsidR="00002DAF" w:rsidRDefault="00002DAF" w:rsidP="00002DAF">
            <w:pPr>
              <w:rPr>
                <w:ins w:id="1226" w:author="Liu, Disheng" w:date="2022-03-26T23:17:00Z"/>
              </w:rPr>
            </w:pPr>
            <w:ins w:id="1227" w:author="Liu, Disheng" w:date="2022-03-26T23:17:00Z">
              <w:r w:rsidRPr="003F657C">
                <w:rPr>
                  <w:color w:val="000000"/>
                  <w:sz w:val="21"/>
                  <w:szCs w:val="21"/>
                </w:rPr>
                <w:t>17400</w:t>
              </w:r>
            </w:ins>
          </w:p>
        </w:tc>
        <w:tc>
          <w:tcPr>
            <w:tcW w:w="3150" w:type="dxa"/>
          </w:tcPr>
          <w:p w14:paraId="4FDB0A02" w14:textId="77777777" w:rsidR="00002DAF" w:rsidRDefault="00002DAF" w:rsidP="00002DAF">
            <w:pPr>
              <w:rPr>
                <w:ins w:id="1228" w:author="Liu, Disheng" w:date="2022-03-26T23:17:00Z"/>
              </w:rPr>
            </w:pPr>
            <w:ins w:id="1229" w:author="Liu, Disheng" w:date="2022-03-26T23:17:00Z">
              <w:r w:rsidRPr="004B372C">
                <w:rPr>
                  <w:color w:val="000000"/>
                  <w:sz w:val="21"/>
                  <w:szCs w:val="21"/>
                </w:rPr>
                <w:t>0.963441</w:t>
              </w:r>
            </w:ins>
          </w:p>
        </w:tc>
      </w:tr>
    </w:tbl>
    <w:p w14:paraId="680AFECE" w14:textId="0E252B80" w:rsidR="00002DAF" w:rsidRDefault="00002DAF" w:rsidP="00002DAF">
      <w:pPr>
        <w:rPr>
          <w:ins w:id="1230" w:author="Liu, Disheng" w:date="2022-03-26T23:10:00Z"/>
        </w:rPr>
      </w:pPr>
      <w:ins w:id="1231" w:author="Liu, Disheng" w:date="2022-03-26T23:11:00Z">
        <w:r>
          <w:t xml:space="preserve"> There are </w:t>
        </w:r>
        <w:r w:rsidRPr="00002DAF">
          <w:t>16239</w:t>
        </w:r>
        <w:r>
          <w:t xml:space="preserve"> unique</w:t>
        </w:r>
      </w:ins>
      <w:ins w:id="1232" w:author="Liu, Disheng" w:date="2022-03-26T23:12:00Z">
        <w:r>
          <w:t xml:space="preserve"> value</w:t>
        </w:r>
      </w:ins>
      <w:ins w:id="1233" w:author="Liu, Disheng" w:date="2022-04-01T11:50:00Z">
        <w:r w:rsidR="00690A10">
          <w:rPr>
            <w:rFonts w:hint="eastAsia"/>
          </w:rPr>
          <w:t>s</w:t>
        </w:r>
      </w:ins>
      <w:ins w:id="1234" w:author="Liu, Disheng" w:date="2022-03-26T23:12:00Z">
        <w:r>
          <w:t xml:space="preserve"> in </w:t>
        </w:r>
        <w:r w:rsidRPr="00002DAF">
          <w:t>DIAGNOSIS_NAME</w:t>
        </w:r>
      </w:ins>
    </w:p>
    <w:p w14:paraId="3D69C9E8" w14:textId="77777777" w:rsidR="00002DAF" w:rsidRDefault="00002DAF" w:rsidP="00002DAF">
      <w:pPr>
        <w:rPr>
          <w:ins w:id="1235" w:author="Liu, Disheng" w:date="2022-03-26T23:10:00Z"/>
        </w:rPr>
      </w:pPr>
    </w:p>
    <w:p w14:paraId="5B83ED21" w14:textId="28BCE999" w:rsidR="00FF7627" w:rsidRDefault="003C7ACB" w:rsidP="00002DAF">
      <w:pPr>
        <w:rPr>
          <w:ins w:id="1236" w:author="Liu, Disheng" w:date="2022-03-26T23:13:00Z"/>
        </w:rPr>
      </w:pPr>
      <w:ins w:id="1237" w:author="Liu, Disheng" w:date="2022-03-26T22:55:00Z">
        <w:r>
          <w:t xml:space="preserve">For </w:t>
        </w:r>
        <w:r w:rsidRPr="0077132F">
          <w:rPr>
            <w:b/>
            <w:bCs/>
            <w:rPrChange w:id="1238" w:author="Liu, Disheng" w:date="2022-03-26T23:22:00Z">
              <w:rPr/>
            </w:rPrChange>
          </w:rPr>
          <w:t>DX_CODE</w:t>
        </w:r>
        <w:r>
          <w:t xml:space="preserve"> </w:t>
        </w:r>
        <w:r w:rsidRPr="0077132F">
          <w:t xml:space="preserve">and </w:t>
        </w:r>
      </w:ins>
      <w:ins w:id="1239" w:author="Liu, Disheng" w:date="2022-03-26T22:56:00Z">
        <w:r w:rsidRPr="0077132F">
          <w:rPr>
            <w:b/>
            <w:bCs/>
            <w:rPrChange w:id="1240" w:author="Liu, Disheng" w:date="2022-03-26T23:22:00Z">
              <w:rPr/>
            </w:rPrChange>
          </w:rPr>
          <w:t>DIAGNOSIS_NAME</w:t>
        </w:r>
        <w:r>
          <w:t xml:space="preserve">, </w:t>
        </w:r>
        <w:r>
          <w:rPr>
            <w:rFonts w:hint="eastAsia"/>
          </w:rPr>
          <w:t>t</w:t>
        </w:r>
        <w:r w:rsidRPr="003C7ACB">
          <w:t>hey are not one-to-one relationships.</w:t>
        </w:r>
      </w:ins>
    </w:p>
    <w:p w14:paraId="7379E01D" w14:textId="77777777" w:rsidR="003C7ACB" w:rsidRDefault="003C7ACB">
      <w:pPr>
        <w:pPrChange w:id="1241" w:author="Liu, Disheng" w:date="2022-03-26T22:55:00Z">
          <w:pPr>
            <w:pStyle w:val="ListParagraph"/>
            <w:numPr>
              <w:ilvl w:val="3"/>
              <w:numId w:val="30"/>
            </w:numPr>
            <w:ind w:hanging="720"/>
          </w:pPr>
        </w:pPrChange>
      </w:pPr>
    </w:p>
    <w:p w14:paraId="0E64476B" w14:textId="494F654C" w:rsidR="003A65C5" w:rsidRDefault="003A65C5" w:rsidP="00AD0044">
      <w:pPr>
        <w:pStyle w:val="ListParagraph"/>
        <w:numPr>
          <w:ilvl w:val="3"/>
          <w:numId w:val="30"/>
        </w:numPr>
        <w:rPr>
          <w:ins w:id="1242" w:author="Liu, Disheng" w:date="2022-03-27T23:18:00Z"/>
        </w:rPr>
      </w:pPr>
      <w:r>
        <w:t>PRIMARY_DX_IND, frequency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F57B5" w14:paraId="066F2698" w14:textId="77777777" w:rsidTr="009F57B5">
        <w:trPr>
          <w:ins w:id="1243" w:author="Liu, Disheng" w:date="2022-03-27T23:19:00Z"/>
        </w:trPr>
        <w:tc>
          <w:tcPr>
            <w:tcW w:w="3116" w:type="dxa"/>
          </w:tcPr>
          <w:p w14:paraId="4D3022C3" w14:textId="46E6CBAF" w:rsidR="009F57B5" w:rsidRDefault="009F57B5" w:rsidP="009F57B5">
            <w:pPr>
              <w:rPr>
                <w:ins w:id="1244" w:author="Liu, Disheng" w:date="2022-03-27T23:19:00Z"/>
              </w:rPr>
            </w:pPr>
            <w:ins w:id="1245" w:author="Liu, Disheng" w:date="2022-03-27T23:19:00Z">
              <w:r>
                <w:t>value</w:t>
              </w:r>
            </w:ins>
          </w:p>
        </w:tc>
        <w:tc>
          <w:tcPr>
            <w:tcW w:w="3117" w:type="dxa"/>
          </w:tcPr>
          <w:p w14:paraId="4AB27585" w14:textId="4954F25E" w:rsidR="009F57B5" w:rsidRDefault="009F57B5" w:rsidP="009F57B5">
            <w:pPr>
              <w:rPr>
                <w:ins w:id="1246" w:author="Liu, Disheng" w:date="2022-03-27T23:19:00Z"/>
              </w:rPr>
            </w:pPr>
            <w:ins w:id="1247" w:author="Liu, Disheng" w:date="2022-03-27T23:19:00Z">
              <w:r w:rsidRPr="002B555F">
                <w:t>Occurrence time</w:t>
              </w:r>
            </w:ins>
          </w:p>
        </w:tc>
        <w:tc>
          <w:tcPr>
            <w:tcW w:w="3117" w:type="dxa"/>
          </w:tcPr>
          <w:p w14:paraId="3B53519F" w14:textId="13E03D47" w:rsidR="009F57B5" w:rsidRDefault="009F57B5" w:rsidP="009F57B5">
            <w:pPr>
              <w:rPr>
                <w:ins w:id="1248" w:author="Liu, Disheng" w:date="2022-03-27T23:19:00Z"/>
              </w:rPr>
            </w:pPr>
            <w:ins w:id="1249" w:author="Liu, Disheng" w:date="2022-03-27T23:19:00Z">
              <w:r w:rsidRPr="00002DAF">
                <w:t xml:space="preserve">percentage </w:t>
              </w:r>
              <w:r w:rsidRPr="002B555F">
                <w:t xml:space="preserve"> </w:t>
              </w:r>
              <w:r>
                <w:t xml:space="preserve">(% ) </w:t>
              </w:r>
            </w:ins>
          </w:p>
        </w:tc>
      </w:tr>
      <w:tr w:rsidR="009F57B5" w14:paraId="49867756" w14:textId="77777777" w:rsidTr="009F57B5">
        <w:trPr>
          <w:ins w:id="1250" w:author="Liu, Disheng" w:date="2022-03-27T23:19:00Z"/>
        </w:trPr>
        <w:tc>
          <w:tcPr>
            <w:tcW w:w="3116" w:type="dxa"/>
          </w:tcPr>
          <w:p w14:paraId="712842EC" w14:textId="221C8E6A" w:rsidR="009F57B5" w:rsidRDefault="009F57B5" w:rsidP="009F57B5">
            <w:pPr>
              <w:rPr>
                <w:ins w:id="1251" w:author="Liu, Disheng" w:date="2022-03-27T23:19:00Z"/>
              </w:rPr>
            </w:pPr>
            <w:ins w:id="1252" w:author="Liu, Disheng" w:date="2022-03-27T23:19:00Z">
              <w:r w:rsidRPr="000E4067">
                <w:rPr>
                  <w:color w:val="000000"/>
                  <w:sz w:val="21"/>
                  <w:szCs w:val="21"/>
                </w:rPr>
                <w:t xml:space="preserve">N    </w:t>
              </w:r>
            </w:ins>
          </w:p>
        </w:tc>
        <w:tc>
          <w:tcPr>
            <w:tcW w:w="3117" w:type="dxa"/>
          </w:tcPr>
          <w:p w14:paraId="309C504C" w14:textId="050AB0A8" w:rsidR="009F57B5" w:rsidRDefault="009F57B5" w:rsidP="009F57B5">
            <w:pPr>
              <w:rPr>
                <w:ins w:id="1253" w:author="Liu, Disheng" w:date="2022-03-27T23:19:00Z"/>
              </w:rPr>
            </w:pPr>
            <w:ins w:id="1254" w:author="Liu, Disheng" w:date="2022-03-27T23:19:00Z">
              <w:r w:rsidRPr="000E4067">
                <w:rPr>
                  <w:color w:val="000000"/>
                  <w:sz w:val="21"/>
                  <w:szCs w:val="21"/>
                </w:rPr>
                <w:t>1603246</w:t>
              </w:r>
            </w:ins>
          </w:p>
        </w:tc>
        <w:tc>
          <w:tcPr>
            <w:tcW w:w="3117" w:type="dxa"/>
          </w:tcPr>
          <w:p w14:paraId="77C1311F" w14:textId="66392E4F" w:rsidR="009F57B5" w:rsidRDefault="009F57B5" w:rsidP="009F57B5">
            <w:pPr>
              <w:rPr>
                <w:ins w:id="1255" w:author="Liu, Disheng" w:date="2022-03-27T23:19:00Z"/>
              </w:rPr>
            </w:pPr>
            <w:ins w:id="1256" w:author="Liu, Disheng" w:date="2022-03-27T23:20:00Z">
              <w:r w:rsidRPr="00465347">
                <w:rPr>
                  <w:color w:val="000000"/>
                  <w:sz w:val="21"/>
                  <w:szCs w:val="21"/>
                </w:rPr>
                <w:t>87.763689</w:t>
              </w:r>
            </w:ins>
          </w:p>
        </w:tc>
      </w:tr>
      <w:tr w:rsidR="009F57B5" w14:paraId="205C51D6" w14:textId="77777777" w:rsidTr="009F57B5">
        <w:trPr>
          <w:ins w:id="1257" w:author="Liu, Disheng" w:date="2022-03-27T23:19:00Z"/>
        </w:trPr>
        <w:tc>
          <w:tcPr>
            <w:tcW w:w="3116" w:type="dxa"/>
          </w:tcPr>
          <w:p w14:paraId="469CE87F" w14:textId="3C904097" w:rsidR="009F57B5" w:rsidRDefault="009F57B5" w:rsidP="009F57B5">
            <w:pPr>
              <w:rPr>
                <w:ins w:id="1258" w:author="Liu, Disheng" w:date="2022-03-27T23:19:00Z"/>
              </w:rPr>
            </w:pPr>
            <w:ins w:id="1259" w:author="Liu, Disheng" w:date="2022-03-27T23:19:00Z">
              <w:r w:rsidRPr="000E4067">
                <w:rPr>
                  <w:color w:val="000000"/>
                  <w:sz w:val="21"/>
                  <w:szCs w:val="21"/>
                </w:rPr>
                <w:t xml:space="preserve">Y     </w:t>
              </w:r>
            </w:ins>
          </w:p>
        </w:tc>
        <w:tc>
          <w:tcPr>
            <w:tcW w:w="3117" w:type="dxa"/>
          </w:tcPr>
          <w:p w14:paraId="0C902A34" w14:textId="5001F5E8" w:rsidR="009F57B5" w:rsidRDefault="009F57B5" w:rsidP="009F57B5">
            <w:pPr>
              <w:rPr>
                <w:ins w:id="1260" w:author="Liu, Disheng" w:date="2022-03-27T23:19:00Z"/>
              </w:rPr>
            </w:pPr>
            <w:ins w:id="1261" w:author="Liu, Disheng" w:date="2022-03-27T23:19:00Z">
              <w:r w:rsidRPr="000E4067">
                <w:rPr>
                  <w:color w:val="000000"/>
                  <w:sz w:val="21"/>
                  <w:szCs w:val="21"/>
                </w:rPr>
                <w:t>223530</w:t>
              </w:r>
            </w:ins>
          </w:p>
        </w:tc>
        <w:tc>
          <w:tcPr>
            <w:tcW w:w="3117" w:type="dxa"/>
          </w:tcPr>
          <w:p w14:paraId="11AFCD1B" w14:textId="35B9C3A6" w:rsidR="009F57B5" w:rsidRDefault="009F57B5" w:rsidP="009F57B5">
            <w:pPr>
              <w:rPr>
                <w:ins w:id="1262" w:author="Liu, Disheng" w:date="2022-03-27T23:19:00Z"/>
              </w:rPr>
            </w:pPr>
            <w:ins w:id="1263" w:author="Liu, Disheng" w:date="2022-03-27T23:20:00Z">
              <w:r w:rsidRPr="00465347">
                <w:rPr>
                  <w:color w:val="000000"/>
                  <w:sz w:val="21"/>
                  <w:szCs w:val="21"/>
                </w:rPr>
                <w:t>12.236311</w:t>
              </w:r>
            </w:ins>
          </w:p>
        </w:tc>
      </w:tr>
    </w:tbl>
    <w:p w14:paraId="05EDF4BF" w14:textId="77777777" w:rsidR="009F57B5" w:rsidRDefault="009F57B5">
      <w:pPr>
        <w:rPr>
          <w:ins w:id="1264" w:author="Liu, Disheng" w:date="2022-03-27T23:13:00Z"/>
        </w:rPr>
        <w:pPrChange w:id="1265" w:author="Liu, Disheng" w:date="2022-03-27T23:18:00Z">
          <w:pPr>
            <w:pStyle w:val="ListParagraph"/>
            <w:numPr>
              <w:ilvl w:val="3"/>
              <w:numId w:val="30"/>
            </w:numPr>
            <w:ind w:hanging="720"/>
          </w:pPr>
        </w:pPrChange>
      </w:pPr>
    </w:p>
    <w:p w14:paraId="4C286309" w14:textId="77777777" w:rsidR="00C05FC4" w:rsidRDefault="00C05FC4">
      <w:pPr>
        <w:pStyle w:val="ListParagraph"/>
        <w:pPrChange w:id="1266" w:author="Liu, Disheng" w:date="2022-03-27T23:13:00Z">
          <w:pPr>
            <w:pStyle w:val="ListParagraph"/>
            <w:numPr>
              <w:ilvl w:val="3"/>
              <w:numId w:val="30"/>
            </w:numPr>
            <w:ind w:hanging="720"/>
          </w:pPr>
        </w:pPrChange>
      </w:pPr>
    </w:p>
    <w:p w14:paraId="08B842E9" w14:textId="795ECA61" w:rsidR="005B7A93" w:rsidRDefault="005B7A93" w:rsidP="00AD0044">
      <w:pPr>
        <w:pStyle w:val="ListParagraph"/>
        <w:numPr>
          <w:ilvl w:val="3"/>
          <w:numId w:val="30"/>
        </w:numPr>
        <w:rPr>
          <w:ins w:id="1267" w:author="Liu, Disheng" w:date="2022-03-27T23:10:00Z"/>
        </w:rPr>
      </w:pPr>
      <w:r>
        <w:t>DX_FROM_DATE: range</w:t>
      </w:r>
    </w:p>
    <w:p w14:paraId="22AE74DC" w14:textId="368FD6EF" w:rsidR="0002224E" w:rsidRDefault="0002224E" w:rsidP="0002224E">
      <w:pPr>
        <w:pStyle w:val="ListParagraph"/>
        <w:rPr>
          <w:ins w:id="1268" w:author="Liu, Disheng" w:date="2022-03-27T23:10:00Z"/>
        </w:rPr>
      </w:pPr>
      <w:ins w:id="1269" w:author="Liu, Disheng" w:date="2022-03-27T23:10:00Z">
        <w:r>
          <w:t>T</w:t>
        </w:r>
        <w:r>
          <w:rPr>
            <w:rFonts w:hint="eastAsia"/>
          </w:rPr>
          <w:t>here</w:t>
        </w:r>
        <w:r>
          <w:t xml:space="preserve"> </w:t>
        </w:r>
        <w:r>
          <w:rPr>
            <w:rFonts w:hint="eastAsia"/>
          </w:rPr>
          <w:t>is</w:t>
        </w:r>
        <w:r>
          <w:t xml:space="preserve"> </w:t>
        </w:r>
        <w:r>
          <w:rPr>
            <w:rFonts w:hint="eastAsia"/>
          </w:rPr>
          <w:t>no</w:t>
        </w:r>
        <w:r>
          <w:t xml:space="preserve"> </w:t>
        </w:r>
        <w:r>
          <w:rPr>
            <w:rFonts w:hint="eastAsia"/>
          </w:rPr>
          <w:t>missing value</w:t>
        </w:r>
        <w:r>
          <w:t xml:space="preserve"> </w:t>
        </w:r>
        <w:r>
          <w:rPr>
            <w:rFonts w:hint="eastAsia"/>
          </w:rPr>
          <w:t>in</w:t>
        </w:r>
        <w:r>
          <w:t xml:space="preserve"> DX_FROM_DATE</w:t>
        </w:r>
      </w:ins>
    </w:p>
    <w:p w14:paraId="22DFA308" w14:textId="72EBA05E" w:rsidR="0002224E" w:rsidRDefault="0002224E" w:rsidP="0002224E">
      <w:pPr>
        <w:pStyle w:val="ListParagraph"/>
        <w:rPr>
          <w:ins w:id="1270" w:author="Liu, Disheng" w:date="2022-03-27T23:11:00Z"/>
        </w:rPr>
      </w:pPr>
      <w:ins w:id="1271" w:author="Liu, Disheng" w:date="2022-03-27T23:11:00Z">
        <w:r>
          <w:t>T</w:t>
        </w:r>
        <w:r>
          <w:rPr>
            <w:rFonts w:hint="eastAsia"/>
          </w:rPr>
          <w:t>he</w:t>
        </w:r>
        <w:r>
          <w:t xml:space="preserve"> minimum </w:t>
        </w:r>
        <w:r>
          <w:rPr>
            <w:rFonts w:hint="eastAsia"/>
          </w:rPr>
          <w:t>value</w:t>
        </w:r>
        <w:r>
          <w:t xml:space="preserve">  of DX_FROM_DATE is ‘</w:t>
        </w:r>
        <w:r w:rsidRPr="0002224E">
          <w:t>2011-01-01</w:t>
        </w:r>
        <w:r>
          <w:t>’</w:t>
        </w:r>
      </w:ins>
    </w:p>
    <w:p w14:paraId="54741B27" w14:textId="2A926D89" w:rsidR="0002224E" w:rsidRDefault="0002224E" w:rsidP="0002224E">
      <w:pPr>
        <w:pStyle w:val="ListParagraph"/>
        <w:rPr>
          <w:ins w:id="1272" w:author="Liu, Disheng" w:date="2022-03-27T23:12:00Z"/>
        </w:rPr>
      </w:pPr>
      <w:ins w:id="1273" w:author="Liu, Disheng" w:date="2022-03-27T23:11:00Z">
        <w:r>
          <w:t xml:space="preserve">The maximum value of DX_FROM_DATE is </w:t>
        </w:r>
      </w:ins>
      <w:ins w:id="1274" w:author="Liu, Disheng" w:date="2022-03-27T23:12:00Z">
        <w:r>
          <w:t>‘</w:t>
        </w:r>
        <w:r w:rsidRPr="0002224E">
          <w:t>2021-01-31</w:t>
        </w:r>
        <w:r>
          <w:t>’</w:t>
        </w:r>
      </w:ins>
    </w:p>
    <w:p w14:paraId="4E80D811" w14:textId="77777777" w:rsidR="0002224E" w:rsidRDefault="0002224E">
      <w:pPr>
        <w:pStyle w:val="ListParagraph"/>
        <w:pPrChange w:id="1275" w:author="Liu, Disheng" w:date="2022-03-27T23:10:00Z">
          <w:pPr>
            <w:pStyle w:val="ListParagraph"/>
            <w:numPr>
              <w:ilvl w:val="3"/>
              <w:numId w:val="30"/>
            </w:numPr>
            <w:ind w:hanging="720"/>
          </w:pPr>
        </w:pPrChange>
      </w:pPr>
    </w:p>
    <w:p w14:paraId="51E16B49" w14:textId="3ED01FB4" w:rsidR="005B7A93" w:rsidRDefault="005B7A93" w:rsidP="00AD0044">
      <w:pPr>
        <w:pStyle w:val="ListParagraph"/>
        <w:numPr>
          <w:ilvl w:val="3"/>
          <w:numId w:val="30"/>
        </w:numPr>
        <w:rPr>
          <w:ins w:id="1276" w:author="Liu, Disheng" w:date="2022-03-27T23:09:00Z"/>
        </w:rPr>
      </w:pPr>
      <w:r>
        <w:t>DX_TO_DATE: range</w:t>
      </w:r>
    </w:p>
    <w:p w14:paraId="515D20B8" w14:textId="3FEDDFF7" w:rsidR="0002224E" w:rsidRDefault="0002224E" w:rsidP="0002224E">
      <w:pPr>
        <w:pStyle w:val="ListParagraph"/>
        <w:rPr>
          <w:ins w:id="1277" w:author="Liu, Disheng" w:date="2022-03-27T23:12:00Z"/>
        </w:rPr>
      </w:pPr>
      <w:ins w:id="1278" w:author="Liu, Disheng" w:date="2022-03-27T23:09:00Z">
        <w:r>
          <w:t>T</w:t>
        </w:r>
        <w:r>
          <w:rPr>
            <w:rFonts w:hint="eastAsia"/>
          </w:rPr>
          <w:t>here</w:t>
        </w:r>
        <w:r>
          <w:t xml:space="preserve"> </w:t>
        </w:r>
        <w:r>
          <w:rPr>
            <w:rFonts w:hint="eastAsia"/>
          </w:rPr>
          <w:t>are</w:t>
        </w:r>
        <w:r>
          <w:t xml:space="preserve"> </w:t>
        </w:r>
        <w:r w:rsidRPr="0002224E">
          <w:t>140321</w:t>
        </w:r>
        <w:r>
          <w:t xml:space="preserve"> </w:t>
        </w:r>
        <w:r>
          <w:rPr>
            <w:rFonts w:hint="eastAsia"/>
          </w:rPr>
          <w:t>missing</w:t>
        </w:r>
        <w:r>
          <w:t xml:space="preserve"> value</w:t>
        </w:r>
        <w:r>
          <w:rPr>
            <w:rFonts w:hint="eastAsia"/>
          </w:rPr>
          <w:t>s</w:t>
        </w:r>
        <w:r>
          <w:t xml:space="preserve"> </w:t>
        </w:r>
        <w:r>
          <w:rPr>
            <w:rFonts w:hint="eastAsia"/>
          </w:rPr>
          <w:t>in</w:t>
        </w:r>
        <w:r w:rsidRPr="0002224E">
          <w:t xml:space="preserve"> </w:t>
        </w:r>
        <w:r>
          <w:t>DX_TO_DATE</w:t>
        </w:r>
      </w:ins>
    </w:p>
    <w:p w14:paraId="54B00B8E" w14:textId="77777777" w:rsidR="0002224E" w:rsidRDefault="0002224E" w:rsidP="0002224E">
      <w:pPr>
        <w:pStyle w:val="ListParagraph"/>
        <w:rPr>
          <w:ins w:id="1279" w:author="Liu, Disheng" w:date="2022-03-27T23:12:00Z"/>
        </w:rPr>
      </w:pPr>
      <w:ins w:id="1280" w:author="Liu, Disheng" w:date="2022-03-27T23:12:00Z">
        <w:r>
          <w:t>T</w:t>
        </w:r>
        <w:r>
          <w:rPr>
            <w:rFonts w:hint="eastAsia"/>
          </w:rPr>
          <w:t>he</w:t>
        </w:r>
        <w:r>
          <w:t xml:space="preserve"> minimum </w:t>
        </w:r>
        <w:r>
          <w:rPr>
            <w:rFonts w:hint="eastAsia"/>
          </w:rPr>
          <w:t>value</w:t>
        </w:r>
        <w:r>
          <w:t xml:space="preserve">  of DX_FROM_DATE is ‘</w:t>
        </w:r>
        <w:r w:rsidRPr="0002224E">
          <w:t>2011-01-01</w:t>
        </w:r>
        <w:r>
          <w:t>’</w:t>
        </w:r>
      </w:ins>
    </w:p>
    <w:p w14:paraId="00B83A5B" w14:textId="31E03695" w:rsidR="0002224E" w:rsidRDefault="0002224E" w:rsidP="0002224E">
      <w:pPr>
        <w:pStyle w:val="ListParagraph"/>
        <w:rPr>
          <w:ins w:id="1281" w:author="Liu, Disheng" w:date="2022-03-27T23:12:00Z"/>
        </w:rPr>
      </w:pPr>
      <w:ins w:id="1282" w:author="Liu, Disheng" w:date="2022-03-27T23:12:00Z">
        <w:r>
          <w:t>The maximum value of DX_FROM_DATE is ‘</w:t>
        </w:r>
        <w:r w:rsidRPr="0002224E">
          <w:t>2021-02-16</w:t>
        </w:r>
      </w:ins>
    </w:p>
    <w:p w14:paraId="23B5CDC4" w14:textId="77777777" w:rsidR="0002224E" w:rsidRDefault="0002224E">
      <w:pPr>
        <w:pStyle w:val="ListParagraph"/>
        <w:pPrChange w:id="1283" w:author="Liu, Disheng" w:date="2022-03-27T23:09:00Z">
          <w:pPr>
            <w:pStyle w:val="ListParagraph"/>
            <w:numPr>
              <w:ilvl w:val="3"/>
              <w:numId w:val="30"/>
            </w:numPr>
            <w:ind w:hanging="720"/>
          </w:pPr>
        </w:pPrChange>
      </w:pPr>
    </w:p>
    <w:p w14:paraId="124440B2" w14:textId="72BFD96E" w:rsidR="005B7A93" w:rsidRDefault="005B7A93" w:rsidP="00AD0044">
      <w:pPr>
        <w:pStyle w:val="ListParagraph"/>
        <w:numPr>
          <w:ilvl w:val="3"/>
          <w:numId w:val="30"/>
        </w:numPr>
        <w:rPr>
          <w:ins w:id="1284" w:author="Liu, Disheng" w:date="2022-03-26T23:30:00Z"/>
        </w:rPr>
      </w:pPr>
      <w:r>
        <w:lastRenderedPageBreak/>
        <w:t>Duration = DX_TO_DATE-DX_FROM_DATE</w:t>
      </w:r>
    </w:p>
    <w:p w14:paraId="45054FF7" w14:textId="10DF51A6" w:rsidR="001C5389" w:rsidRDefault="001C5389">
      <w:pPr>
        <w:pStyle w:val="ListParagraph"/>
        <w:rPr>
          <w:ins w:id="1285" w:author="Liu, Disheng" w:date="2022-03-26T23:30:00Z"/>
        </w:rPr>
        <w:pPrChange w:id="1286" w:author="Liu, Disheng" w:date="2022-03-26T23:30:00Z">
          <w:pPr>
            <w:pStyle w:val="ListParagraph"/>
            <w:numPr>
              <w:ilvl w:val="3"/>
              <w:numId w:val="30"/>
            </w:numPr>
            <w:ind w:hanging="720"/>
          </w:pPr>
        </w:pPrChange>
      </w:pPr>
      <w:ins w:id="1287" w:author="Liu, Disheng" w:date="2022-03-26T23:30:00Z">
        <w:r>
          <w:t xml:space="preserve">For </w:t>
        </w:r>
      </w:ins>
      <w:ins w:id="1288" w:author="Liu, Disheng" w:date="2022-03-27T23:12:00Z">
        <w:r w:rsidR="0002224E">
          <w:t>all</w:t>
        </w:r>
      </w:ins>
      <w:ins w:id="1289" w:author="Liu, Disheng" w:date="2022-03-26T23:30:00Z">
        <w:r>
          <w:t xml:space="preserve"> existed re</w:t>
        </w:r>
      </w:ins>
      <w:ins w:id="1290" w:author="Liu, Disheng" w:date="2022-03-26T23:31:00Z">
        <w:r>
          <w:t>cords:</w:t>
        </w:r>
      </w:ins>
    </w:p>
    <w:p w14:paraId="1FFF2969" w14:textId="7C5EA048" w:rsidR="001C5389" w:rsidRDefault="001C5389" w:rsidP="001C5389">
      <w:pPr>
        <w:pStyle w:val="ListParagraph"/>
        <w:rPr>
          <w:ins w:id="1291" w:author="Liu, Disheng" w:date="2022-03-26T23:30:00Z"/>
        </w:rPr>
      </w:pPr>
      <w:ins w:id="1292" w:author="Liu, Disheng" w:date="2022-03-26T23:30:00Z">
        <w:r>
          <w:t xml:space="preserve">The largest duration is </w:t>
        </w:r>
        <w:r w:rsidRPr="001C5389">
          <w:t>292 days</w:t>
        </w:r>
      </w:ins>
    </w:p>
    <w:p w14:paraId="5537E63D" w14:textId="435ED2CA" w:rsidR="001C5389" w:rsidRDefault="001C5389" w:rsidP="001C5389">
      <w:pPr>
        <w:pStyle w:val="ListParagraph"/>
        <w:rPr>
          <w:ins w:id="1293" w:author="Liu, Disheng" w:date="2022-03-26T23:30:00Z"/>
        </w:rPr>
      </w:pPr>
      <w:ins w:id="1294" w:author="Liu, Disheng" w:date="2022-03-26T23:30:00Z">
        <w:r>
          <w:t>The smallest duration is 0 day</w:t>
        </w:r>
      </w:ins>
    </w:p>
    <w:p w14:paraId="27C95B49" w14:textId="77777777" w:rsidR="001C5389" w:rsidRDefault="001C5389">
      <w:pPr>
        <w:pStyle w:val="ListParagraph"/>
        <w:pPrChange w:id="1295" w:author="Liu, Disheng" w:date="2022-03-26T23:30:00Z">
          <w:pPr>
            <w:pStyle w:val="ListParagraph"/>
            <w:numPr>
              <w:ilvl w:val="3"/>
              <w:numId w:val="30"/>
            </w:numPr>
            <w:ind w:hanging="720"/>
          </w:pPr>
        </w:pPrChange>
      </w:pPr>
    </w:p>
    <w:sectPr w:rsidR="001C53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Ye, Ye" w:date="2022-03-22T12:57:00Z" w:initials="YY">
    <w:p w14:paraId="2E317B8A" w14:textId="250F29A3" w:rsidR="00065B67" w:rsidRDefault="00065B67">
      <w:pPr>
        <w:pStyle w:val="CommentText"/>
      </w:pPr>
      <w:r>
        <w:rPr>
          <w:rStyle w:val="CommentReference"/>
        </w:rPr>
        <w:annotationRef/>
      </w:r>
      <w:r>
        <w:t>COV19 component codes</w:t>
      </w:r>
    </w:p>
  </w:comment>
  <w:comment w:id="11" w:author="Ye, Ye" w:date="2022-03-22T14:21:00Z" w:initials="YY">
    <w:p w14:paraId="60B77338" w14:textId="1359CF01" w:rsidR="00725C82" w:rsidRDefault="00725C82" w:rsidP="00725C82">
      <w:pPr>
        <w:pStyle w:val="CommentText"/>
      </w:pPr>
      <w:r>
        <w:rPr>
          <w:rStyle w:val="CommentReference"/>
        </w:rPr>
        <w:annotationRef/>
      </w:r>
      <w:r>
        <w:t>Feel free to add comments about the tables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E317B8A" w15:done="0"/>
  <w15:commentEx w15:paraId="60B7733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E4463B" w16cex:dateUtc="2022-03-22T16:57:00Z"/>
  <w16cex:commentExtensible w16cex:durableId="25E459E9" w16cex:dateUtc="2022-03-22T18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E317B8A" w16cid:durableId="25E4463B"/>
  <w16cid:commentId w16cid:paraId="60B77338" w16cid:durableId="25E459E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F48FE"/>
    <w:multiLevelType w:val="multilevel"/>
    <w:tmpl w:val="A6A8E3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CB36179"/>
    <w:multiLevelType w:val="hybridMultilevel"/>
    <w:tmpl w:val="53FEC1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42CD3"/>
    <w:multiLevelType w:val="hybridMultilevel"/>
    <w:tmpl w:val="1526D0E8"/>
    <w:lvl w:ilvl="0" w:tplc="11B4669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54F2F"/>
    <w:multiLevelType w:val="multilevel"/>
    <w:tmpl w:val="D2BE450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 w15:restartNumberingAfterBreak="0">
    <w:nsid w:val="1B6F18C6"/>
    <w:multiLevelType w:val="multilevel"/>
    <w:tmpl w:val="729408CC"/>
    <w:lvl w:ilvl="0">
      <w:start w:val="1"/>
      <w:numFmt w:val="decimal"/>
      <w:lvlText w:val="(%1) "/>
      <w:lvlJc w:val="left"/>
      <w:pPr>
        <w:ind w:left="12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80" w:hanging="360"/>
      </w:p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00" w:hanging="1440"/>
      </w:pPr>
      <w:rPr>
        <w:rFonts w:hint="default"/>
      </w:rPr>
    </w:lvl>
  </w:abstractNum>
  <w:abstractNum w:abstractNumId="5" w15:restartNumberingAfterBreak="0">
    <w:nsid w:val="1CAF0D95"/>
    <w:multiLevelType w:val="multilevel"/>
    <w:tmpl w:val="D2BE450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6" w15:restartNumberingAfterBreak="0">
    <w:nsid w:val="20B564FB"/>
    <w:multiLevelType w:val="multilevel"/>
    <w:tmpl w:val="91526A5E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7" w15:restartNumberingAfterBreak="0">
    <w:nsid w:val="21DD4A3A"/>
    <w:multiLevelType w:val="hybridMultilevel"/>
    <w:tmpl w:val="C15A1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671FFD"/>
    <w:multiLevelType w:val="multilevel"/>
    <w:tmpl w:val="729408CC"/>
    <w:lvl w:ilvl="0">
      <w:start w:val="1"/>
      <w:numFmt w:val="decimal"/>
      <w:lvlText w:val="(%1) "/>
      <w:lvlJc w:val="left"/>
      <w:pPr>
        <w:ind w:left="12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80" w:hanging="360"/>
      </w:p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00" w:hanging="1440"/>
      </w:pPr>
      <w:rPr>
        <w:rFonts w:hint="default"/>
      </w:rPr>
    </w:lvl>
  </w:abstractNum>
  <w:abstractNum w:abstractNumId="9" w15:restartNumberingAfterBreak="0">
    <w:nsid w:val="299C7B73"/>
    <w:multiLevelType w:val="hybridMultilevel"/>
    <w:tmpl w:val="E5E2C23E"/>
    <w:lvl w:ilvl="0" w:tplc="8ABE15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CC0EC2"/>
    <w:multiLevelType w:val="hybridMultilevel"/>
    <w:tmpl w:val="BDCCC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A737B3"/>
    <w:multiLevelType w:val="multilevel"/>
    <w:tmpl w:val="0CD0D806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A4F1611"/>
    <w:multiLevelType w:val="multilevel"/>
    <w:tmpl w:val="6FB26C14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6DB74E2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6D5BD8"/>
    <w:multiLevelType w:val="multilevel"/>
    <w:tmpl w:val="12467A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490331BC"/>
    <w:multiLevelType w:val="multilevel"/>
    <w:tmpl w:val="12467A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6" w15:restartNumberingAfterBreak="0">
    <w:nsid w:val="4B1A7A32"/>
    <w:multiLevelType w:val="multilevel"/>
    <w:tmpl w:val="729408CC"/>
    <w:lvl w:ilvl="0">
      <w:start w:val="1"/>
      <w:numFmt w:val="decimal"/>
      <w:lvlText w:val="(%1) "/>
      <w:lvlJc w:val="left"/>
      <w:pPr>
        <w:ind w:left="12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80" w:hanging="360"/>
      </w:p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00" w:hanging="1440"/>
      </w:pPr>
      <w:rPr>
        <w:rFonts w:hint="default"/>
      </w:rPr>
    </w:lvl>
  </w:abstractNum>
  <w:abstractNum w:abstractNumId="17" w15:restartNumberingAfterBreak="0">
    <w:nsid w:val="56C9254A"/>
    <w:multiLevelType w:val="hybridMultilevel"/>
    <w:tmpl w:val="87621AD0"/>
    <w:lvl w:ilvl="0" w:tplc="59C419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79128B"/>
    <w:multiLevelType w:val="multilevel"/>
    <w:tmpl w:val="A6A8E3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58B860CF"/>
    <w:multiLevelType w:val="hybridMultilevel"/>
    <w:tmpl w:val="77FEC1B0"/>
    <w:lvl w:ilvl="0" w:tplc="E736984E">
      <w:start w:val="1"/>
      <w:numFmt w:val="decimal"/>
      <w:lvlText w:val="(%1)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EF3E0C"/>
    <w:multiLevelType w:val="multilevel"/>
    <w:tmpl w:val="06CE8B4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22334A4"/>
    <w:multiLevelType w:val="multilevel"/>
    <w:tmpl w:val="7270AF78"/>
    <w:lvl w:ilvl="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22" w15:restartNumberingAfterBreak="0">
    <w:nsid w:val="628017BE"/>
    <w:multiLevelType w:val="multilevel"/>
    <w:tmpl w:val="729408CC"/>
    <w:lvl w:ilvl="0">
      <w:start w:val="1"/>
      <w:numFmt w:val="decimal"/>
      <w:lvlText w:val="(%1) "/>
      <w:lvlJc w:val="left"/>
      <w:pPr>
        <w:ind w:left="12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80" w:hanging="360"/>
      </w:p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00" w:hanging="1440"/>
      </w:pPr>
      <w:rPr>
        <w:rFonts w:hint="default"/>
      </w:rPr>
    </w:lvl>
  </w:abstractNum>
  <w:abstractNum w:abstractNumId="23" w15:restartNumberingAfterBreak="0">
    <w:nsid w:val="63E46E6B"/>
    <w:multiLevelType w:val="hybridMultilevel"/>
    <w:tmpl w:val="F2CC3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D46F01"/>
    <w:multiLevelType w:val="hybridMultilevel"/>
    <w:tmpl w:val="69A090BC"/>
    <w:lvl w:ilvl="0" w:tplc="B0C873B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2C19E7"/>
    <w:multiLevelType w:val="multilevel"/>
    <w:tmpl w:val="729408CC"/>
    <w:lvl w:ilvl="0">
      <w:start w:val="1"/>
      <w:numFmt w:val="decimal"/>
      <w:lvlText w:val="(%1) 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6" w15:restartNumberingAfterBreak="0">
    <w:nsid w:val="739F7AD4"/>
    <w:multiLevelType w:val="multilevel"/>
    <w:tmpl w:val="D2BE450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27" w15:restartNumberingAfterBreak="0">
    <w:nsid w:val="76BD7273"/>
    <w:multiLevelType w:val="multilevel"/>
    <w:tmpl w:val="12467A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8" w15:restartNumberingAfterBreak="0">
    <w:nsid w:val="7ADA6244"/>
    <w:multiLevelType w:val="multilevel"/>
    <w:tmpl w:val="4D8088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9" w15:restartNumberingAfterBreak="0">
    <w:nsid w:val="7D8936D0"/>
    <w:multiLevelType w:val="hybridMultilevel"/>
    <w:tmpl w:val="FA72966E"/>
    <w:lvl w:ilvl="0" w:tplc="B0C873B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28"/>
  </w:num>
  <w:num w:numId="4">
    <w:abstractNumId w:val="1"/>
  </w:num>
  <w:num w:numId="5">
    <w:abstractNumId w:val="27"/>
  </w:num>
  <w:num w:numId="6">
    <w:abstractNumId w:val="6"/>
  </w:num>
  <w:num w:numId="7">
    <w:abstractNumId w:val="21"/>
  </w:num>
  <w:num w:numId="8">
    <w:abstractNumId w:val="15"/>
  </w:num>
  <w:num w:numId="9">
    <w:abstractNumId w:val="13"/>
  </w:num>
  <w:num w:numId="10">
    <w:abstractNumId w:val="22"/>
  </w:num>
  <w:num w:numId="11">
    <w:abstractNumId w:val="16"/>
  </w:num>
  <w:num w:numId="12">
    <w:abstractNumId w:val="8"/>
  </w:num>
  <w:num w:numId="13">
    <w:abstractNumId w:val="4"/>
  </w:num>
  <w:num w:numId="14">
    <w:abstractNumId w:val="25"/>
  </w:num>
  <w:num w:numId="15">
    <w:abstractNumId w:val="14"/>
  </w:num>
  <w:num w:numId="16">
    <w:abstractNumId w:val="17"/>
  </w:num>
  <w:num w:numId="17">
    <w:abstractNumId w:val="2"/>
  </w:num>
  <w:num w:numId="18">
    <w:abstractNumId w:val="9"/>
  </w:num>
  <w:num w:numId="19">
    <w:abstractNumId w:val="19"/>
  </w:num>
  <w:num w:numId="20">
    <w:abstractNumId w:val="26"/>
  </w:num>
  <w:num w:numId="21">
    <w:abstractNumId w:val="3"/>
  </w:num>
  <w:num w:numId="22">
    <w:abstractNumId w:val="18"/>
  </w:num>
  <w:num w:numId="23">
    <w:abstractNumId w:val="12"/>
  </w:num>
  <w:num w:numId="24">
    <w:abstractNumId w:val="20"/>
  </w:num>
  <w:num w:numId="25">
    <w:abstractNumId w:val="5"/>
  </w:num>
  <w:num w:numId="26">
    <w:abstractNumId w:val="24"/>
  </w:num>
  <w:num w:numId="27">
    <w:abstractNumId w:val="29"/>
  </w:num>
  <w:num w:numId="28">
    <w:abstractNumId w:val="10"/>
  </w:num>
  <w:num w:numId="29">
    <w:abstractNumId w:val="0"/>
  </w:num>
  <w:num w:numId="30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iu, Disheng">
    <w15:presenceInfo w15:providerId="AD" w15:userId="S::dil36@pitt.edu::2f955bc2-0a81-4f6d-8539-c10b65edcfa8"/>
  </w15:person>
  <w15:person w15:author="Ye, Ye">
    <w15:presenceInfo w15:providerId="None" w15:userId="Ye, Y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E3E"/>
    <w:rsid w:val="00002DAF"/>
    <w:rsid w:val="0001269B"/>
    <w:rsid w:val="0002224E"/>
    <w:rsid w:val="00065B67"/>
    <w:rsid w:val="00067ECC"/>
    <w:rsid w:val="000C6231"/>
    <w:rsid w:val="0015092D"/>
    <w:rsid w:val="001742BB"/>
    <w:rsid w:val="00181287"/>
    <w:rsid w:val="00185A2A"/>
    <w:rsid w:val="001C1825"/>
    <w:rsid w:val="001C5389"/>
    <w:rsid w:val="001F60F1"/>
    <w:rsid w:val="00265856"/>
    <w:rsid w:val="00280F6D"/>
    <w:rsid w:val="002B32A2"/>
    <w:rsid w:val="002D1F8B"/>
    <w:rsid w:val="002F7A36"/>
    <w:rsid w:val="003162C4"/>
    <w:rsid w:val="0033139F"/>
    <w:rsid w:val="0034224F"/>
    <w:rsid w:val="003465B9"/>
    <w:rsid w:val="003717CE"/>
    <w:rsid w:val="00395EAB"/>
    <w:rsid w:val="003A65C5"/>
    <w:rsid w:val="003C7ACB"/>
    <w:rsid w:val="00405DA6"/>
    <w:rsid w:val="00415F7B"/>
    <w:rsid w:val="004B7E3E"/>
    <w:rsid w:val="004D62A4"/>
    <w:rsid w:val="004F3CB8"/>
    <w:rsid w:val="005B7A93"/>
    <w:rsid w:val="00611B3F"/>
    <w:rsid w:val="006316AA"/>
    <w:rsid w:val="00690A10"/>
    <w:rsid w:val="0069737A"/>
    <w:rsid w:val="006B1AEB"/>
    <w:rsid w:val="006B5C2A"/>
    <w:rsid w:val="00725C82"/>
    <w:rsid w:val="0077132F"/>
    <w:rsid w:val="007B0D10"/>
    <w:rsid w:val="00866DDB"/>
    <w:rsid w:val="0086772E"/>
    <w:rsid w:val="008C055C"/>
    <w:rsid w:val="008F7C45"/>
    <w:rsid w:val="0090765C"/>
    <w:rsid w:val="00953EA7"/>
    <w:rsid w:val="00961231"/>
    <w:rsid w:val="00981276"/>
    <w:rsid w:val="00984ABE"/>
    <w:rsid w:val="009979CC"/>
    <w:rsid w:val="009F57B5"/>
    <w:rsid w:val="00A103B7"/>
    <w:rsid w:val="00AD0044"/>
    <w:rsid w:val="00AF3C9B"/>
    <w:rsid w:val="00B07860"/>
    <w:rsid w:val="00B429D5"/>
    <w:rsid w:val="00B60FBD"/>
    <w:rsid w:val="00B70BDC"/>
    <w:rsid w:val="00BB4084"/>
    <w:rsid w:val="00BB7D4C"/>
    <w:rsid w:val="00BE1ECE"/>
    <w:rsid w:val="00C05FC4"/>
    <w:rsid w:val="00C20042"/>
    <w:rsid w:val="00C204C1"/>
    <w:rsid w:val="00C705B3"/>
    <w:rsid w:val="00C741C8"/>
    <w:rsid w:val="00D56EAF"/>
    <w:rsid w:val="00DC65B5"/>
    <w:rsid w:val="00DF1068"/>
    <w:rsid w:val="00DF56F0"/>
    <w:rsid w:val="00DF716E"/>
    <w:rsid w:val="00E31FF4"/>
    <w:rsid w:val="00E542C3"/>
    <w:rsid w:val="00E63586"/>
    <w:rsid w:val="00E6734C"/>
    <w:rsid w:val="00E90A16"/>
    <w:rsid w:val="00EA5F82"/>
    <w:rsid w:val="00EC0728"/>
    <w:rsid w:val="00EC0744"/>
    <w:rsid w:val="00ED44E5"/>
    <w:rsid w:val="00EE6CD6"/>
    <w:rsid w:val="00F0303E"/>
    <w:rsid w:val="00F05495"/>
    <w:rsid w:val="00F207BB"/>
    <w:rsid w:val="00F22522"/>
    <w:rsid w:val="00F539D4"/>
    <w:rsid w:val="00F73638"/>
    <w:rsid w:val="00FF7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E3398"/>
  <w15:chartTrackingRefBased/>
  <w15:docId w15:val="{DCF37CAB-FBF1-498D-B52E-B5061A3A9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2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78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5B67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="Times New Roman"/>
      <w:i/>
      <w:iCs/>
      <w:color w:val="2F5496" w:themeColor="accent1" w:themeShade="B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7C45"/>
    <w:pPr>
      <w:ind w:left="720"/>
      <w:contextualSpacing/>
    </w:pPr>
  </w:style>
  <w:style w:type="paragraph" w:customStyle="1" w:styleId="Default">
    <w:name w:val="Default"/>
    <w:rsid w:val="0096123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612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065B67"/>
    <w:rPr>
      <w:rFonts w:asciiTheme="majorHAnsi" w:eastAsiaTheme="majorEastAsia" w:hAnsiTheme="majorHAnsi" w:cs="Times New Roman"/>
      <w:i/>
      <w:iCs/>
      <w:color w:val="2F5496" w:themeColor="accent1" w:themeShade="BF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065B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65B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65B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5B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5B67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8677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078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1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1276"/>
    <w:rPr>
      <w:rFonts w:ascii="Courier New" w:eastAsia="Times New Roman" w:hAnsi="Courier New" w:cs="Courier New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0765C"/>
  </w:style>
  <w:style w:type="character" w:customStyle="1" w:styleId="DateChar">
    <w:name w:val="Date Char"/>
    <w:basedOn w:val="DefaultParagraphFont"/>
    <w:link w:val="Date"/>
    <w:uiPriority w:val="99"/>
    <w:semiHidden/>
    <w:rsid w:val="0090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8689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2817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63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3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04002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722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7295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2231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90684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041852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429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527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958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0110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17074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971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822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2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4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39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44579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52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58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08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704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91038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262092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706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0786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8328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107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2218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3082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801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4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8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30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397611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737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2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4669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291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87337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710364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887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859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701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7175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244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902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2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7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02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87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3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53016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8130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23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826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65683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89280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084432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549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399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546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9570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8209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6572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5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159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94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25964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72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56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7874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07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80894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911102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2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12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693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650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7115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38900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2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8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18</Pages>
  <Words>3161</Words>
  <Characters>18021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Ye, Ye</dc:creator>
  <cp:keywords/>
  <dc:description/>
  <cp:lastModifiedBy>Liu, Disheng</cp:lastModifiedBy>
  <cp:revision>7</cp:revision>
  <dcterms:created xsi:type="dcterms:W3CDTF">2022-03-25T03:58:00Z</dcterms:created>
  <dcterms:modified xsi:type="dcterms:W3CDTF">2022-04-01T19:17:00Z</dcterms:modified>
</cp:coreProperties>
</file>